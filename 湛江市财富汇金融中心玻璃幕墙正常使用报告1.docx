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/>
        <w:autoSpaceDN/>
        <w:spacing w:before="0" w:after="0" w:line="240" w:lineRule="auto"/>
        <w:ind w:left="0" w:right="0" w:firstLine="0" w:firstLineChars="0"/>
        <w:jc w:val="both"/>
        <w:rPr>
          <w:rFonts w:ascii="Times New Roman" w:hAnsi="Times New Roman" w:eastAsia="宋体" w:cs="Times New Roman"/>
          <w:kern w:val="2"/>
          <w:sz w:val="21"/>
          <w:szCs w:val="22"/>
        </w:rPr>
      </w:pPr>
    </w:p>
    <w:p>
      <w:pPr>
        <w:autoSpaceDE/>
        <w:autoSpaceDN/>
        <w:spacing w:before="0" w:after="0" w:line="240" w:lineRule="auto"/>
        <w:ind w:left="0" w:right="0" w:firstLine="0" w:firstLineChars="0"/>
        <w:jc w:val="both"/>
        <w:rPr>
          <w:rFonts w:ascii="Times New Roman" w:hAnsi="Times New Roman" w:eastAsia="宋体" w:cs="Times New Roman"/>
          <w:kern w:val="2"/>
          <w:sz w:val="21"/>
          <w:szCs w:val="22"/>
        </w:rPr>
      </w:pPr>
    </w:p>
    <w:p>
      <w:pPr>
        <w:autoSpaceDE/>
        <w:autoSpaceDN/>
        <w:spacing w:before="0" w:after="0" w:line="240" w:lineRule="auto"/>
        <w:ind w:left="0" w:right="0" w:firstLine="0" w:firstLineChars="0"/>
        <w:jc w:val="both"/>
        <w:rPr>
          <w:rFonts w:ascii="Times New Roman" w:hAnsi="Times New Roman" w:eastAsia="宋体" w:cs="Times New Roman"/>
          <w:kern w:val="2"/>
          <w:sz w:val="21"/>
          <w:szCs w:val="22"/>
        </w:rPr>
      </w:pPr>
    </w:p>
    <w:p>
      <w:pPr>
        <w:autoSpaceDE/>
        <w:autoSpaceDN/>
        <w:spacing w:before="0" w:after="0" w:line="240" w:lineRule="auto"/>
        <w:ind w:left="0" w:right="0" w:firstLine="0" w:firstLineChars="0"/>
        <w:jc w:val="both"/>
        <w:rPr>
          <w:rFonts w:ascii="Times New Roman" w:hAnsi="Times New Roman" w:eastAsia="宋体" w:cs="Times New Roman"/>
          <w:kern w:val="2"/>
          <w:sz w:val="21"/>
          <w:szCs w:val="22"/>
        </w:rPr>
      </w:pPr>
    </w:p>
    <w:p>
      <w:pPr>
        <w:autoSpaceDE/>
        <w:autoSpaceDN/>
        <w:spacing w:before="0" w:after="0" w:line="240" w:lineRule="auto"/>
        <w:ind w:left="0" w:right="0" w:firstLine="0" w:firstLineChars="0"/>
        <w:jc w:val="both"/>
        <w:rPr>
          <w:rFonts w:ascii="Times New Roman" w:hAnsi="Times New Roman" w:eastAsia="宋体" w:cs="Times New Roman"/>
          <w:kern w:val="2"/>
          <w:sz w:val="21"/>
          <w:szCs w:val="22"/>
        </w:rPr>
      </w:pPr>
    </w:p>
    <w:p>
      <w:pPr>
        <w:autoSpaceDE/>
        <w:autoSpaceDN/>
        <w:spacing w:before="0" w:after="0" w:line="240" w:lineRule="auto"/>
        <w:ind w:left="0" w:right="0" w:firstLine="0" w:firstLineChars="0"/>
        <w:jc w:val="both"/>
        <w:rPr>
          <w:rFonts w:ascii="Times New Roman" w:hAnsi="Times New Roman" w:eastAsia="宋体" w:cs="Times New Roman"/>
          <w:kern w:val="2"/>
          <w:sz w:val="21"/>
          <w:szCs w:val="22"/>
        </w:rPr>
      </w:pPr>
    </w:p>
    <w:p>
      <w:pPr>
        <w:autoSpaceDE/>
        <w:autoSpaceDN/>
        <w:spacing w:before="0" w:after="0" w:line="240" w:lineRule="auto"/>
        <w:ind w:left="0" w:right="0" w:firstLine="0" w:firstLineChars="0"/>
        <w:jc w:val="both"/>
        <w:rPr>
          <w:rFonts w:ascii="Times New Roman" w:hAnsi="Times New Roman" w:eastAsia="宋体" w:cs="Times New Roman"/>
          <w:kern w:val="2"/>
          <w:sz w:val="21"/>
          <w:szCs w:val="22"/>
        </w:rPr>
      </w:pPr>
    </w:p>
    <w:p>
      <w:pPr>
        <w:autoSpaceDE/>
        <w:autoSpaceDN/>
        <w:spacing w:before="0" w:after="0" w:line="240" w:lineRule="auto"/>
        <w:ind w:left="0" w:right="0" w:firstLine="0" w:firstLineChars="0"/>
        <w:jc w:val="center"/>
        <w:rPr>
          <w:rFonts w:ascii="Times New Roman" w:hAnsi="Times New Roman" w:eastAsia="华文中宋" w:cs="Times New Roman"/>
          <w:b/>
          <w:kern w:val="2"/>
          <w:sz w:val="84"/>
          <w:szCs w:val="84"/>
        </w:rPr>
      </w:pPr>
      <w:r>
        <w:rPr>
          <w:rFonts w:hint="eastAsia" w:hAnsi="华文中宋" w:eastAsia="华文中宋" w:cs="Times New Roman"/>
          <w:b/>
          <w:kern w:val="2"/>
          <w:sz w:val="84"/>
          <w:szCs w:val="84"/>
          <w:lang w:val="en-US" w:eastAsia="zh-CN"/>
        </w:rPr>
        <w:t>正 常 使 用 性 鉴 定</w:t>
      </w:r>
      <w:r>
        <w:rPr>
          <w:rFonts w:hint="eastAsia" w:ascii="Times New Roman" w:hAnsi="Times New Roman" w:eastAsia="华文中宋" w:cs="Times New Roman"/>
          <w:b/>
          <w:kern w:val="2"/>
          <w:sz w:val="84"/>
          <w:szCs w:val="84"/>
        </w:rPr>
        <w:t xml:space="preserve"> </w:t>
      </w:r>
      <w:r>
        <w:rPr>
          <w:rFonts w:hint="eastAsia" w:ascii="Times New Roman" w:hAnsi="华文中宋" w:eastAsia="华文中宋" w:cs="Times New Roman"/>
          <w:b/>
          <w:kern w:val="2"/>
          <w:sz w:val="84"/>
          <w:szCs w:val="84"/>
        </w:rPr>
        <w:t>报</w:t>
      </w:r>
      <w:r>
        <w:rPr>
          <w:rFonts w:hint="eastAsia" w:ascii="Times New Roman" w:hAnsi="Times New Roman" w:eastAsia="华文中宋" w:cs="Times New Roman"/>
          <w:b/>
          <w:kern w:val="2"/>
          <w:sz w:val="84"/>
          <w:szCs w:val="84"/>
        </w:rPr>
        <w:t xml:space="preserve"> </w:t>
      </w:r>
      <w:r>
        <w:rPr>
          <w:rFonts w:hint="eastAsia" w:ascii="Times New Roman" w:hAnsi="华文中宋" w:eastAsia="华文中宋" w:cs="Times New Roman"/>
          <w:b/>
          <w:kern w:val="2"/>
          <w:sz w:val="84"/>
          <w:szCs w:val="84"/>
        </w:rPr>
        <w:t>告</w:t>
      </w:r>
    </w:p>
    <w:p>
      <w:pPr>
        <w:autoSpaceDE/>
        <w:autoSpaceDN/>
        <w:spacing w:before="0" w:after="0" w:line="240" w:lineRule="auto"/>
        <w:ind w:left="0" w:right="0" w:firstLine="0" w:firstLineChars="0"/>
        <w:jc w:val="center"/>
        <w:rPr>
          <w:rFonts w:ascii="Times New Roman" w:hAnsi="Times New Roman" w:eastAsia="宋体" w:cs="Times New Roman"/>
          <w:kern w:val="2"/>
          <w:sz w:val="28"/>
          <w:szCs w:val="28"/>
        </w:rPr>
      </w:pPr>
      <w:r>
        <w:rPr>
          <w:rFonts w:hint="eastAsia" w:ascii="Times New Roman" w:hAnsi="宋体" w:eastAsia="宋体" w:cs="Times New Roman"/>
          <w:kern w:val="2"/>
          <w:sz w:val="28"/>
          <w:szCs w:val="28"/>
        </w:rPr>
        <w:t>【</w:t>
      </w:r>
      <w:r>
        <w:rPr>
          <w:rFonts w:hint="eastAsia" w:hAnsi="宋体" w:cs="Times New Roman"/>
          <w:kern w:val="2"/>
          <w:sz w:val="28"/>
          <w:szCs w:val="28"/>
          <w:lang w:eastAsia="zh-CN"/>
        </w:rPr>
        <w:t>报告编号：</w:t>
      </w:r>
      <w:r>
        <w:rPr>
          <w:rFonts w:hint="eastAsia" w:hAnsi="宋体" w:cs="Times New Roman"/>
          <w:color w:val="0000FF"/>
          <w:kern w:val="2"/>
          <w:sz w:val="28"/>
          <w:szCs w:val="28"/>
          <w:lang w:eastAsia="zh-CN"/>
        </w:rPr>
        <w:t>B77923-000150</w:t>
      </w:r>
      <w:r>
        <w:rPr>
          <w:rFonts w:hint="eastAsia" w:ascii="Times New Roman" w:hAnsi="宋体" w:eastAsia="宋体" w:cs="Times New Roman"/>
          <w:color w:val="auto"/>
          <w:kern w:val="2"/>
          <w:sz w:val="28"/>
          <w:szCs w:val="28"/>
        </w:rPr>
        <w:t>】</w:t>
      </w:r>
    </w:p>
    <w:p>
      <w:pPr>
        <w:autoSpaceDE/>
        <w:autoSpaceDN/>
        <w:spacing w:before="0" w:after="0" w:line="240" w:lineRule="auto"/>
        <w:ind w:left="0" w:right="0" w:firstLine="0" w:firstLineChars="0"/>
        <w:jc w:val="both"/>
        <w:rPr>
          <w:rFonts w:ascii="Times New Roman" w:hAnsi="Times New Roman" w:eastAsia="黑体" w:cs="Times New Roman"/>
          <w:kern w:val="2"/>
          <w:sz w:val="28"/>
          <w:szCs w:val="28"/>
        </w:rPr>
      </w:pPr>
    </w:p>
    <w:p>
      <w:pPr>
        <w:autoSpaceDE/>
        <w:autoSpaceDN/>
        <w:spacing w:before="0" w:after="0" w:line="240" w:lineRule="auto"/>
        <w:ind w:left="0" w:right="0" w:firstLine="0" w:firstLineChars="0"/>
        <w:jc w:val="both"/>
        <w:rPr>
          <w:rFonts w:ascii="Times New Roman" w:hAnsi="Times New Roman" w:eastAsia="黑体" w:cs="Times New Roman"/>
          <w:kern w:val="2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1957" w:leftChars="232" w:right="0" w:hanging="1400" w:hangingChars="500"/>
        <w:jc w:val="both"/>
        <w:textAlignment w:val="auto"/>
        <w:rPr>
          <w:rFonts w:hint="default" w:ascii="宋体" w:hAnsi="宋体" w:eastAsia="宋体" w:cs="Times New Roman"/>
          <w:color w:val="auto"/>
          <w:kern w:val="2"/>
          <w:sz w:val="28"/>
          <w:szCs w:val="28"/>
          <w:u w:val="single"/>
          <w:lang w:val="en-US" w:eastAsia="zh-CN"/>
        </w:rPr>
      </w:pPr>
      <w:r>
        <w:rPr>
          <w:rFonts w:hint="eastAsia" w:ascii="宋体" w:hAnsi="宋体" w:eastAsia="宋体" w:cs="Times New Roman"/>
          <w:color w:val="auto"/>
          <w:kern w:val="2"/>
          <w:sz w:val="28"/>
          <w:szCs w:val="28"/>
          <w:lang w:val="en-US" w:eastAsia="zh-CN"/>
        </w:rPr>
        <w:t>报告名称：</w:t>
      </w:r>
      <w:r>
        <w:rPr>
          <w:rFonts w:hint="eastAsia" w:ascii="宋体" w:hAnsi="宋体" w:cs="Times New Roman"/>
          <w:color w:val="auto"/>
          <w:kern w:val="2"/>
          <w:sz w:val="28"/>
          <w:szCs w:val="28"/>
          <w:u w:val="single"/>
          <w:lang w:val="en-US" w:eastAsia="zh-CN"/>
        </w:rPr>
        <w:t>湛江市霞山区财富汇金融中心1至3楼、39至45楼</w:t>
      </w:r>
      <w:r>
        <w:rPr>
          <w:rFonts w:hint="eastAsia" w:ascii="宋体" w:hAnsi="宋体" w:eastAsia="宋体" w:cs="Times New Roman"/>
          <w:color w:val="auto"/>
          <w:kern w:val="2"/>
          <w:sz w:val="28"/>
          <w:szCs w:val="28"/>
          <w:u w:val="single"/>
          <w:lang w:val="en-US" w:eastAsia="zh-CN"/>
        </w:rPr>
        <w:t>玻璃幕墙</w:t>
      </w:r>
      <w:r>
        <w:rPr>
          <w:rFonts w:hint="eastAsia" w:ascii="宋体" w:hAnsi="宋体" w:cs="Times New Roman"/>
          <w:color w:val="auto"/>
          <w:kern w:val="2"/>
          <w:sz w:val="28"/>
          <w:szCs w:val="28"/>
          <w:u w:val="single"/>
          <w:lang w:val="en-US" w:eastAsia="zh-CN"/>
        </w:rPr>
        <w:t>正常使用性鉴定</w:t>
      </w:r>
      <w:r>
        <w:rPr>
          <w:rFonts w:hint="eastAsia" w:ascii="宋体" w:hAnsi="宋体" w:eastAsia="宋体" w:cs="Times New Roman"/>
          <w:color w:val="auto"/>
          <w:kern w:val="2"/>
          <w:sz w:val="28"/>
          <w:szCs w:val="28"/>
          <w:u w:val="single"/>
          <w:lang w:val="en-US" w:eastAsia="zh-CN"/>
        </w:rPr>
        <w:t>报告</w:t>
      </w:r>
      <w:r>
        <w:rPr>
          <w:rFonts w:hint="eastAsia" w:ascii="宋体" w:hAnsi="宋体" w:cs="Times New Roman"/>
          <w:color w:val="auto"/>
          <w:kern w:val="2"/>
          <w:sz w:val="28"/>
          <w:szCs w:val="28"/>
          <w:u w:val="single"/>
          <w:lang w:val="en-US" w:eastAsia="zh-CN"/>
        </w:rPr>
        <w:t xml:space="preserve">                                </w:t>
      </w:r>
    </w:p>
    <w:p>
      <w:pPr>
        <w:autoSpaceDE/>
        <w:autoSpaceDN/>
        <w:spacing w:before="0" w:after="0" w:line="240" w:lineRule="auto"/>
        <w:ind w:right="0"/>
        <w:jc w:val="both"/>
        <w:rPr>
          <w:rFonts w:hint="eastAsia" w:ascii="宋体" w:hAnsi="宋体" w:eastAsia="宋体" w:cs="Times New Roman"/>
          <w:color w:val="auto"/>
          <w:kern w:val="2"/>
          <w:sz w:val="28"/>
          <w:szCs w:val="28"/>
          <w:u w:val="single"/>
        </w:rPr>
      </w:pPr>
      <w:r>
        <w:rPr>
          <w:rFonts w:hint="eastAsia" w:ascii="宋体" w:hAnsi="宋体" w:eastAsia="宋体" w:cs="Times New Roman"/>
          <w:color w:val="auto"/>
          <w:kern w:val="2"/>
          <w:sz w:val="28"/>
          <w:szCs w:val="28"/>
        </w:rPr>
        <w:t>委托单位：</w:t>
      </w:r>
      <w:r>
        <w:rPr>
          <w:rFonts w:hint="eastAsia" w:ascii="宋体" w:hAnsi="宋体" w:eastAsia="宋体" w:cs="Times New Roman"/>
          <w:color w:val="auto"/>
          <w:kern w:val="2"/>
          <w:sz w:val="28"/>
          <w:szCs w:val="28"/>
          <w:u w:val="single"/>
        </w:rPr>
        <w:t xml:space="preserve">   </w:t>
      </w:r>
      <w:r>
        <w:rPr>
          <w:rFonts w:hint="eastAsia" w:ascii="宋体" w:hAnsi="宋体" w:cs="Times New Roman"/>
          <w:color w:val="auto"/>
          <w:kern w:val="2"/>
          <w:sz w:val="28"/>
          <w:szCs w:val="28"/>
          <w:u w:val="single"/>
          <w:lang w:val="en-US" w:eastAsia="zh-CN"/>
        </w:rPr>
        <w:t xml:space="preserve">          广东南粤银行股份有限公司</w:t>
      </w:r>
      <w:r>
        <w:rPr>
          <w:rFonts w:hint="eastAsia" w:ascii="宋体" w:hAnsi="宋体" w:eastAsia="宋体" w:cs="Times New Roman"/>
          <w:color w:val="auto"/>
          <w:kern w:val="2"/>
          <w:sz w:val="28"/>
          <w:szCs w:val="28"/>
          <w:u w:val="single"/>
        </w:rPr>
        <w:t xml:space="preserve">  </w:t>
      </w:r>
      <w:r>
        <w:rPr>
          <w:rFonts w:hint="eastAsia" w:ascii="宋体" w:hAnsi="宋体" w:cs="Times New Roman"/>
          <w:color w:val="auto"/>
          <w:kern w:val="2"/>
          <w:sz w:val="28"/>
          <w:szCs w:val="28"/>
          <w:u w:val="single"/>
          <w:lang w:val="en-US" w:eastAsia="zh-CN"/>
        </w:rPr>
        <w:t xml:space="preserve">                               </w:t>
      </w:r>
      <w:r>
        <w:rPr>
          <w:rFonts w:hint="eastAsia" w:ascii="宋体" w:hAnsi="宋体" w:eastAsia="宋体" w:cs="Times New Roman"/>
          <w:color w:val="auto"/>
          <w:kern w:val="2"/>
          <w:sz w:val="28"/>
          <w:szCs w:val="28"/>
          <w:u w:val="single"/>
        </w:rPr>
        <w:t xml:space="preserve"> </w:t>
      </w:r>
      <w:r>
        <w:rPr>
          <w:rFonts w:hint="eastAsia" w:ascii="宋体" w:hAnsi="宋体" w:cs="Times New Roman"/>
          <w:color w:val="auto"/>
          <w:kern w:val="2"/>
          <w:sz w:val="28"/>
          <w:szCs w:val="28"/>
          <w:u w:val="single"/>
          <w:lang w:val="en-US" w:eastAsia="zh-CN"/>
        </w:rPr>
        <w:t xml:space="preserve">   </w:t>
      </w:r>
      <w:r>
        <w:rPr>
          <w:rFonts w:hint="eastAsia" w:ascii="宋体" w:hAnsi="宋体" w:eastAsia="宋体" w:cs="Times New Roman"/>
          <w:color w:val="auto"/>
          <w:kern w:val="2"/>
          <w:sz w:val="28"/>
          <w:szCs w:val="28"/>
          <w:u w:val="single"/>
        </w:rPr>
        <w:t xml:space="preserve"> </w:t>
      </w:r>
      <w:r>
        <w:rPr>
          <w:rFonts w:hint="eastAsia" w:ascii="宋体" w:hAnsi="宋体" w:eastAsia="宋体" w:cs="Times New Roman"/>
          <w:color w:val="auto"/>
          <w:kern w:val="2"/>
          <w:sz w:val="28"/>
          <w:szCs w:val="28"/>
          <w:u w:val="single"/>
          <w:lang w:val="en-US" w:eastAsia="zh-CN"/>
        </w:rPr>
        <w:t xml:space="preserve">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1957" w:leftChars="232" w:right="0" w:hanging="1400" w:hangingChars="500"/>
        <w:jc w:val="both"/>
        <w:textAlignment w:val="auto"/>
        <w:rPr>
          <w:rFonts w:hint="default" w:ascii="宋体" w:hAnsi="宋体" w:cs="Times New Roman"/>
          <w:color w:val="auto"/>
          <w:spacing w:val="0"/>
          <w:kern w:val="2"/>
          <w:sz w:val="28"/>
          <w:szCs w:val="28"/>
          <w:u w:val="single"/>
          <w:lang w:val="en-US" w:eastAsia="zh-CN"/>
        </w:rPr>
      </w:pPr>
      <w:r>
        <w:rPr>
          <w:rFonts w:hint="eastAsia" w:ascii="宋体" w:hAnsi="宋体" w:eastAsia="宋体" w:cs="Times New Roman"/>
          <w:color w:val="auto"/>
          <w:kern w:val="2"/>
          <w:sz w:val="28"/>
          <w:szCs w:val="28"/>
        </w:rPr>
        <w:t>工程名称：</w:t>
      </w:r>
      <w:r>
        <w:rPr>
          <w:rFonts w:hint="eastAsia" w:ascii="宋体" w:hAnsi="宋体" w:cs="Times New Roman"/>
          <w:color w:val="auto"/>
          <w:kern w:val="2"/>
          <w:sz w:val="28"/>
          <w:szCs w:val="28"/>
          <w:u w:val="single"/>
          <w:lang w:val="en-US" w:eastAsia="zh-CN"/>
        </w:rPr>
        <w:t xml:space="preserve">广东南粤银行股份有限公司(和平大厦1至3楼后海名门1至4楼、财富汇金融中心1至3楼39至45楼)玻璃幕墙检测及鉴定                                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/>
        <w:jc w:val="both"/>
        <w:textAlignment w:val="auto"/>
        <w:rPr>
          <w:rFonts w:hint="eastAsia" w:ascii="宋体" w:hAnsi="宋体" w:cs="Times New Roman"/>
          <w:color w:val="auto"/>
          <w:kern w:val="2"/>
          <w:sz w:val="28"/>
          <w:szCs w:val="28"/>
          <w:u w:val="single"/>
          <w:lang w:val="en-US" w:eastAsia="zh-CN"/>
        </w:rPr>
      </w:pPr>
      <w:r>
        <w:rPr>
          <w:rFonts w:hint="eastAsia" w:ascii="宋体" w:hAnsi="宋体" w:eastAsia="宋体" w:cs="Times New Roman"/>
          <w:color w:val="auto"/>
          <w:kern w:val="2"/>
          <w:sz w:val="28"/>
          <w:szCs w:val="28"/>
          <w:lang w:val="en-US" w:eastAsia="zh-CN"/>
        </w:rPr>
        <w:t>工程地点</w:t>
      </w:r>
      <w:r>
        <w:rPr>
          <w:rFonts w:hint="eastAsia" w:ascii="宋体" w:hAnsi="宋体" w:eastAsia="宋体" w:cs="Times New Roman"/>
          <w:color w:val="auto"/>
          <w:kern w:val="2"/>
          <w:sz w:val="28"/>
          <w:szCs w:val="28"/>
        </w:rPr>
        <w:t>：</w:t>
      </w:r>
      <w:r>
        <w:rPr>
          <w:rFonts w:hint="eastAsia" w:ascii="宋体" w:hAnsi="宋体" w:eastAsia="宋体" w:cs="Times New Roman"/>
          <w:color w:val="auto"/>
          <w:kern w:val="2"/>
          <w:sz w:val="28"/>
          <w:szCs w:val="28"/>
          <w:u w:val="single"/>
        </w:rPr>
        <w:t xml:space="preserve"> </w:t>
      </w:r>
      <w:r>
        <w:rPr>
          <w:rFonts w:hint="eastAsia" w:ascii="宋体" w:hAnsi="宋体" w:eastAsia="宋体" w:cs="Times New Roman"/>
          <w:color w:val="auto"/>
          <w:kern w:val="2"/>
          <w:sz w:val="28"/>
          <w:szCs w:val="28"/>
          <w:u w:val="single"/>
          <w:lang w:val="en-US" w:eastAsia="zh-CN"/>
        </w:rPr>
        <w:t xml:space="preserve">   </w:t>
      </w:r>
      <w:r>
        <w:rPr>
          <w:rFonts w:hint="eastAsia" w:ascii="宋体" w:hAnsi="宋体" w:cs="Times New Roman"/>
          <w:color w:val="auto"/>
          <w:kern w:val="2"/>
          <w:sz w:val="28"/>
          <w:szCs w:val="28"/>
          <w:u w:val="single"/>
          <w:lang w:val="en-US" w:eastAsia="zh-CN"/>
        </w:rPr>
        <w:t xml:space="preserve">     湛江市霞山区开发区乐山路27号                 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right="0"/>
        <w:jc w:val="both"/>
        <w:textAlignment w:val="auto"/>
        <w:rPr>
          <w:rFonts w:hint="eastAsia" w:ascii="宋体" w:hAnsi="宋体" w:eastAsia="宋体" w:cs="Times New Roman"/>
          <w:color w:val="auto"/>
          <w:kern w:val="2"/>
          <w:sz w:val="28"/>
          <w:szCs w:val="28"/>
        </w:rPr>
      </w:pPr>
      <w:r>
        <w:rPr>
          <w:rFonts w:hint="eastAsia" w:ascii="宋体" w:hAnsi="宋体" w:cs="Times New Roman"/>
          <w:color w:val="auto"/>
          <w:kern w:val="2"/>
          <w:sz w:val="28"/>
          <w:szCs w:val="28"/>
          <w:u w:val="none"/>
          <w:lang w:val="en-US" w:eastAsia="zh-CN"/>
        </w:rPr>
        <w:t>检测日期：</w:t>
      </w:r>
      <w:r>
        <w:rPr>
          <w:rFonts w:hint="eastAsia" w:ascii="宋体" w:hAnsi="宋体" w:cs="Times New Roman"/>
          <w:color w:val="auto"/>
          <w:kern w:val="2"/>
          <w:sz w:val="28"/>
          <w:szCs w:val="28"/>
          <w:u w:val="single"/>
          <w:lang w:val="en-US" w:eastAsia="zh-CN"/>
        </w:rPr>
        <w:t xml:space="preserve">                  2024年4月28日         </w:t>
      </w:r>
      <w:r>
        <w:rPr>
          <w:rFonts w:hint="eastAsia" w:ascii="宋体" w:hAnsi="宋体" w:eastAsia="宋体" w:cs="Times New Roman"/>
          <w:color w:val="auto"/>
          <w:kern w:val="2"/>
          <w:sz w:val="28"/>
          <w:szCs w:val="28"/>
          <w:u w:val="single"/>
          <w:lang w:val="en-US" w:eastAsia="zh-CN"/>
        </w:rPr>
        <w:t xml:space="preserve">            </w:t>
      </w:r>
      <w:r>
        <w:rPr>
          <w:rFonts w:hint="eastAsia" w:ascii="宋体" w:hAnsi="宋体" w:eastAsia="宋体" w:cs="Times New Roman"/>
          <w:color w:val="auto"/>
          <w:kern w:val="2"/>
          <w:sz w:val="28"/>
          <w:szCs w:val="28"/>
          <w:u w:val="single"/>
        </w:rPr>
        <w:t xml:space="preserve">             </w:t>
      </w:r>
    </w:p>
    <w:p>
      <w:pPr>
        <w:autoSpaceDE/>
        <w:autoSpaceDN/>
        <w:spacing w:before="0" w:after="0" w:line="240" w:lineRule="auto"/>
        <w:ind w:right="0"/>
        <w:jc w:val="both"/>
        <w:rPr>
          <w:rFonts w:ascii="Times New Roman" w:hAnsi="Times New Roman" w:eastAsia="黑体" w:cs="Times New Roman"/>
          <w:color w:val="auto"/>
          <w:kern w:val="2"/>
          <w:sz w:val="28"/>
          <w:szCs w:val="28"/>
        </w:rPr>
      </w:pPr>
      <w:r>
        <w:rPr>
          <w:rFonts w:hint="eastAsia" w:ascii="宋体" w:hAnsi="宋体" w:eastAsia="宋体" w:cs="Times New Roman"/>
          <w:color w:val="auto"/>
          <w:kern w:val="2"/>
          <w:sz w:val="28"/>
          <w:szCs w:val="28"/>
        </w:rPr>
        <w:t>报告日期：</w:t>
      </w:r>
      <w:r>
        <w:rPr>
          <w:rFonts w:hint="eastAsia" w:ascii="宋体" w:hAnsi="宋体" w:eastAsia="宋体" w:cs="Times New Roman"/>
          <w:color w:val="auto"/>
          <w:kern w:val="2"/>
          <w:sz w:val="28"/>
          <w:szCs w:val="28"/>
          <w:u w:val="single"/>
        </w:rPr>
        <w:t xml:space="preserve">    </w:t>
      </w:r>
      <w:r>
        <w:rPr>
          <w:rFonts w:hint="eastAsia" w:ascii="宋体" w:hAnsi="宋体" w:eastAsia="宋体" w:cs="Times New Roman"/>
          <w:color w:val="auto"/>
          <w:kern w:val="2"/>
          <w:sz w:val="28"/>
          <w:szCs w:val="28"/>
          <w:u w:val="single"/>
          <w:lang w:val="en-US" w:eastAsia="zh-CN"/>
        </w:rPr>
        <w:t xml:space="preserve">  </w:t>
      </w:r>
      <w:r>
        <w:rPr>
          <w:rFonts w:hint="eastAsia" w:ascii="宋体" w:hAnsi="宋体" w:cs="Times New Roman"/>
          <w:color w:val="auto"/>
          <w:kern w:val="2"/>
          <w:sz w:val="28"/>
          <w:szCs w:val="28"/>
          <w:u w:val="single"/>
          <w:lang w:val="en-US" w:eastAsia="zh-CN"/>
        </w:rPr>
        <w:t xml:space="preserve">     </w:t>
      </w:r>
      <w:r>
        <w:rPr>
          <w:rFonts w:hint="eastAsia" w:ascii="宋体" w:hAnsi="宋体" w:eastAsia="宋体" w:cs="Times New Roman"/>
          <w:color w:val="auto"/>
          <w:kern w:val="2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ascii="宋体" w:hAnsi="宋体" w:eastAsia="宋体" w:cs="Times New Roman"/>
          <w:color w:val="auto"/>
          <w:spacing w:val="0"/>
          <w:kern w:val="2"/>
          <w:sz w:val="28"/>
          <w:szCs w:val="28"/>
          <w:u w:val="single"/>
          <w:lang w:val="en-US" w:eastAsia="zh-CN"/>
        </w:rPr>
        <w:t xml:space="preserve">      </w:t>
      </w:r>
      <w:r>
        <w:rPr>
          <w:rFonts w:hint="eastAsia" w:ascii="宋体" w:hAnsi="宋体" w:eastAsia="宋体" w:cs="Times New Roman"/>
          <w:color w:val="auto"/>
          <w:kern w:val="2"/>
          <w:sz w:val="28"/>
          <w:szCs w:val="28"/>
          <w:u w:val="single"/>
        </w:rPr>
        <w:t>202</w:t>
      </w:r>
      <w:r>
        <w:rPr>
          <w:rFonts w:hint="eastAsia" w:ascii="宋体" w:hAnsi="宋体" w:cs="Times New Roman"/>
          <w:color w:val="auto"/>
          <w:kern w:val="2"/>
          <w:sz w:val="28"/>
          <w:szCs w:val="28"/>
          <w:u w:val="single"/>
          <w:lang w:val="en-US" w:eastAsia="zh-CN"/>
        </w:rPr>
        <w:t>4</w:t>
      </w:r>
      <w:r>
        <w:rPr>
          <w:rFonts w:hint="eastAsia" w:ascii="宋体" w:hAnsi="宋体" w:eastAsia="宋体" w:cs="Times New Roman"/>
          <w:color w:val="auto"/>
          <w:kern w:val="2"/>
          <w:sz w:val="28"/>
          <w:szCs w:val="28"/>
          <w:u w:val="single"/>
        </w:rPr>
        <w:t>年</w:t>
      </w:r>
      <w:r>
        <w:rPr>
          <w:rFonts w:hint="eastAsia" w:ascii="宋体" w:hAnsi="宋体" w:cs="Times New Roman"/>
          <w:color w:val="auto"/>
          <w:kern w:val="2"/>
          <w:sz w:val="28"/>
          <w:szCs w:val="28"/>
          <w:u w:val="single"/>
          <w:lang w:val="en-US" w:eastAsia="zh-CN"/>
        </w:rPr>
        <w:t>5</w:t>
      </w:r>
      <w:r>
        <w:rPr>
          <w:rFonts w:hint="eastAsia" w:ascii="宋体" w:hAnsi="宋体" w:eastAsia="宋体" w:cs="Times New Roman"/>
          <w:color w:val="auto"/>
          <w:kern w:val="2"/>
          <w:sz w:val="28"/>
          <w:szCs w:val="28"/>
          <w:u w:val="single"/>
        </w:rPr>
        <w:t>月</w:t>
      </w:r>
      <w:r>
        <w:rPr>
          <w:rFonts w:hint="eastAsia" w:ascii="宋体" w:hAnsi="宋体" w:cs="Times New Roman"/>
          <w:color w:val="auto"/>
          <w:kern w:val="2"/>
          <w:sz w:val="28"/>
          <w:szCs w:val="28"/>
          <w:u w:val="single"/>
          <w:lang w:val="en-US" w:eastAsia="zh-CN"/>
        </w:rPr>
        <w:t>7</w:t>
      </w:r>
      <w:r>
        <w:rPr>
          <w:rFonts w:hint="eastAsia" w:ascii="宋体" w:hAnsi="宋体" w:eastAsia="宋体" w:cs="Times New Roman"/>
          <w:color w:val="auto"/>
          <w:kern w:val="2"/>
          <w:sz w:val="28"/>
          <w:szCs w:val="28"/>
          <w:u w:val="single"/>
        </w:rPr>
        <w:t xml:space="preserve">日    </w:t>
      </w:r>
      <w:r>
        <w:rPr>
          <w:rFonts w:hint="eastAsia" w:ascii="宋体" w:hAnsi="宋体" w:eastAsia="宋体" w:cs="Times New Roman"/>
          <w:color w:val="auto"/>
          <w:kern w:val="2"/>
          <w:sz w:val="28"/>
          <w:szCs w:val="28"/>
          <w:u w:val="single"/>
          <w:lang w:val="en-US" w:eastAsia="zh-CN"/>
        </w:rPr>
        <w:t xml:space="preserve">      </w:t>
      </w:r>
      <w:r>
        <w:rPr>
          <w:rFonts w:hint="eastAsia" w:ascii="宋体" w:hAnsi="宋体" w:cs="Times New Roman"/>
          <w:color w:val="auto"/>
          <w:kern w:val="2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ascii="宋体" w:hAnsi="宋体" w:eastAsia="宋体" w:cs="Times New Roman"/>
          <w:color w:val="auto"/>
          <w:kern w:val="2"/>
          <w:sz w:val="28"/>
          <w:szCs w:val="28"/>
          <w:u w:val="single"/>
          <w:lang w:val="en-US" w:eastAsia="zh-CN"/>
        </w:rPr>
        <w:t xml:space="preserve">            </w:t>
      </w:r>
      <w:r>
        <w:rPr>
          <w:rFonts w:hint="eastAsia" w:ascii="宋体" w:hAnsi="宋体" w:eastAsia="宋体" w:cs="Times New Roman"/>
          <w:color w:val="auto"/>
          <w:kern w:val="2"/>
          <w:sz w:val="28"/>
          <w:szCs w:val="28"/>
          <w:u w:val="single"/>
        </w:rPr>
        <w:t xml:space="preserve">      </w:t>
      </w:r>
    </w:p>
    <w:p>
      <w:pPr>
        <w:autoSpaceDE/>
        <w:autoSpaceDN/>
        <w:spacing w:before="0" w:after="0" w:line="240" w:lineRule="auto"/>
        <w:ind w:left="0" w:right="0" w:firstLine="0" w:firstLineChars="0"/>
        <w:jc w:val="both"/>
        <w:rPr>
          <w:rFonts w:ascii="Times New Roman" w:hAnsi="Times New Roman" w:eastAsia="黑体" w:cs="Times New Roman"/>
          <w:color w:val="auto"/>
          <w:kern w:val="2"/>
          <w:sz w:val="28"/>
          <w:szCs w:val="28"/>
        </w:rPr>
      </w:pPr>
    </w:p>
    <w:p>
      <w:pPr>
        <w:autoSpaceDE/>
        <w:autoSpaceDN/>
        <w:spacing w:before="0" w:after="0" w:line="320" w:lineRule="exact"/>
        <w:ind w:left="0" w:right="0" w:firstLine="0" w:firstLineChars="0"/>
        <w:jc w:val="center"/>
        <w:outlineLvl w:val="9"/>
        <w:rPr>
          <w:rFonts w:ascii="Times New Roman" w:hAnsi="Times New Roman" w:eastAsia="黑体" w:cs="Times New Roman"/>
          <w:b/>
          <w:color w:val="auto"/>
          <w:spacing w:val="15"/>
          <w:kern w:val="2"/>
          <w:sz w:val="30"/>
          <w:szCs w:val="30"/>
        </w:rPr>
      </w:pPr>
      <w:r>
        <w:rPr>
          <w:rFonts w:hint="eastAsia" w:ascii="Times New Roman" w:hAnsi="Times New Roman" w:eastAsia="黑体" w:cs="Times New Roman"/>
          <w:b/>
          <w:color w:val="auto"/>
          <w:kern w:val="2"/>
          <w:sz w:val="32"/>
          <w:szCs w:val="32"/>
        </w:rPr>
        <w:t xml:space="preserve"> </w:t>
      </w:r>
      <w:bookmarkStart w:id="0" w:name="_Toc7722"/>
      <w:bookmarkStart w:id="1" w:name="_Toc29935"/>
      <w:bookmarkStart w:id="2" w:name="_Toc22318"/>
      <w:bookmarkStart w:id="3" w:name="_Toc20039"/>
      <w:bookmarkStart w:id="4" w:name="_Toc16998"/>
      <w:bookmarkStart w:id="5" w:name="_Toc25962"/>
      <w:bookmarkStart w:id="6" w:name="_Toc389"/>
      <w:bookmarkStart w:id="7" w:name="_Toc3316"/>
      <w:r>
        <w:rPr>
          <w:rFonts w:hint="eastAsia" w:ascii="Times New Roman" w:hAnsi="Times New Roman" w:eastAsia="黑体" w:cs="Times New Roman"/>
          <w:b/>
          <w:color w:val="auto"/>
          <w:spacing w:val="15"/>
          <w:kern w:val="2"/>
          <w:sz w:val="30"/>
          <w:szCs w:val="30"/>
        </w:rPr>
        <w:t>广州市市政工程试验检测有限公司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>
      <w:pPr>
        <w:autoSpaceDE/>
        <w:autoSpaceDN/>
        <w:spacing w:before="0" w:after="0" w:line="200" w:lineRule="exact"/>
        <w:ind w:left="0" w:right="0" w:firstLine="2120" w:firstLineChars="1000"/>
        <w:jc w:val="both"/>
        <w:rPr>
          <w:rFonts w:ascii="Times New Roman" w:hAnsi="Times New Roman" w:eastAsia="黑体" w:cs="Times New Roman"/>
          <w:color w:val="auto"/>
          <w:spacing w:val="1"/>
          <w:kern w:val="2"/>
          <w:sz w:val="21"/>
          <w:szCs w:val="21"/>
        </w:rPr>
      </w:pPr>
      <w:r>
        <w:rPr>
          <w:rFonts w:hint="eastAsia" w:ascii="Times New Roman" w:hAnsi="Times New Roman" w:eastAsia="黑体" w:cs="Times New Roman"/>
          <w:color w:val="auto"/>
          <w:spacing w:val="1"/>
          <w:kern w:val="2"/>
          <w:sz w:val="21"/>
          <w:szCs w:val="21"/>
        </w:rPr>
        <w:t>Guangzhou Municipal Engineering Testing Co.,Ltd</w:t>
      </w:r>
    </w:p>
    <w:p>
      <w:pPr>
        <w:autoSpaceDE/>
        <w:autoSpaceDN/>
        <w:spacing w:before="0" w:after="0" w:line="240" w:lineRule="auto"/>
        <w:ind w:left="0" w:right="0" w:firstLine="1890" w:firstLineChars="900"/>
        <w:jc w:val="both"/>
        <w:rPr>
          <w:rFonts w:ascii="Times New Roman" w:hAnsi="Times New Roman" w:eastAsia="黑体" w:cs="Times New Roman"/>
          <w:color w:val="auto"/>
          <w:kern w:val="2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 w:firstLine="2100" w:firstLineChars="1000"/>
        <w:jc w:val="left"/>
        <w:textAlignment w:val="auto"/>
        <w:rPr>
          <w:rFonts w:ascii="Times New Roman" w:hAnsi="Times New Roman" w:eastAsia="黑体" w:cs="Times New Roman"/>
          <w:color w:val="auto"/>
          <w:kern w:val="2"/>
          <w:sz w:val="21"/>
          <w:szCs w:val="21"/>
        </w:rPr>
      </w:pPr>
      <w:r>
        <w:rPr>
          <w:rFonts w:hint="eastAsia" w:ascii="Times New Roman" w:hAnsi="Times New Roman" w:eastAsia="黑体" w:cs="Times New Roman"/>
          <w:color w:val="auto"/>
          <w:kern w:val="2"/>
          <w:sz w:val="21"/>
          <w:szCs w:val="21"/>
        </w:rPr>
        <w:t>公司总部：广州市天河区兴龙街13号B10 17号B6 21号 B7-B8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 w:firstLine="2100" w:firstLineChars="1000"/>
        <w:jc w:val="left"/>
        <w:textAlignment w:val="auto"/>
        <w:rPr>
          <w:rFonts w:ascii="Times New Roman" w:hAnsi="Times New Roman" w:eastAsia="黑体" w:cs="Times New Roman"/>
          <w:color w:val="auto"/>
          <w:kern w:val="2"/>
          <w:sz w:val="21"/>
          <w:szCs w:val="21"/>
        </w:rPr>
      </w:pPr>
      <w:r>
        <w:rPr>
          <w:rFonts w:hint="eastAsia" w:ascii="Times New Roman" w:hAnsi="Times New Roman" w:eastAsia="黑体" w:cs="Times New Roman"/>
          <w:color w:val="auto"/>
          <w:kern w:val="2"/>
          <w:sz w:val="21"/>
          <w:szCs w:val="21"/>
        </w:rPr>
        <w:t>电话：83820068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 w:firstLine="2100" w:firstLineChars="1000"/>
        <w:jc w:val="left"/>
        <w:textAlignment w:val="auto"/>
        <w:rPr>
          <w:rFonts w:ascii="Times New Roman" w:hAnsi="Times New Roman" w:eastAsia="黑体" w:cs="Times New Roman"/>
          <w:color w:val="auto"/>
          <w:kern w:val="2"/>
          <w:sz w:val="21"/>
          <w:szCs w:val="21"/>
        </w:rPr>
      </w:pPr>
      <w:r>
        <w:rPr>
          <w:rFonts w:hint="eastAsia" w:ascii="Times New Roman" w:hAnsi="Times New Roman" w:eastAsia="黑体" w:cs="Times New Roman"/>
          <w:color w:val="auto"/>
          <w:kern w:val="2"/>
          <w:sz w:val="21"/>
          <w:szCs w:val="21"/>
        </w:rPr>
        <w:t>传真：83820038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 w:firstLine="2100" w:firstLineChars="1000"/>
        <w:jc w:val="left"/>
        <w:textAlignment w:val="auto"/>
        <w:rPr>
          <w:rFonts w:ascii="Times New Roman" w:hAnsi="Times New Roman" w:eastAsia="黑体" w:cs="Times New Roman"/>
          <w:color w:val="auto"/>
          <w:kern w:val="2"/>
          <w:sz w:val="21"/>
          <w:szCs w:val="21"/>
        </w:rPr>
      </w:pPr>
      <w:r>
        <w:rPr>
          <w:rFonts w:hint="eastAsia" w:ascii="Times New Roman" w:hAnsi="Times New Roman" w:eastAsia="黑体" w:cs="Times New Roman"/>
          <w:color w:val="auto"/>
          <w:kern w:val="2"/>
          <w:sz w:val="21"/>
          <w:szCs w:val="21"/>
        </w:rPr>
        <w:t>网址：http://sz.gibs.com.cn</w:t>
      </w:r>
    </w:p>
    <w:p>
      <w:pPr>
        <w:autoSpaceDE/>
        <w:autoSpaceDN/>
        <w:spacing w:before="0" w:after="0" w:line="240" w:lineRule="auto"/>
        <w:ind w:left="0" w:right="0" w:firstLine="2310" w:firstLineChars="1100"/>
        <w:jc w:val="both"/>
        <w:rPr>
          <w:rFonts w:ascii="Times New Roman" w:hAnsi="Times New Roman" w:eastAsia="黑体" w:cs="Times New Roman"/>
          <w:color w:val="auto"/>
          <w:kern w:val="2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eastAsia" w:ascii="Times New Roman" w:hAnsi="Times New Roman" w:eastAsia="黑体"/>
          <w:color w:val="auto"/>
          <w:sz w:val="84"/>
          <w:szCs w:val="84"/>
        </w:rPr>
        <w:sectPr>
          <w:footerReference r:id="rId7" w:type="first"/>
          <w:pgSz w:w="11906" w:h="16838"/>
          <w:pgMar w:top="1440" w:right="1286" w:bottom="1440" w:left="144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2"/>
          <w:cols w:space="425" w:num="1"/>
          <w:docGrid w:type="lines" w:linePitch="312" w:charSpace="0"/>
        </w:sectPr>
      </w:pPr>
    </w:p>
    <w:p>
      <w:pPr>
        <w:autoSpaceDE/>
        <w:autoSpaceDN/>
        <w:spacing w:before="0" w:after="0" w:line="240" w:lineRule="auto"/>
        <w:ind w:left="0" w:right="0" w:firstLine="0" w:firstLineChars="0"/>
        <w:jc w:val="center"/>
        <w:rPr>
          <w:rFonts w:ascii="Times New Roman" w:hAnsi="Times New Roman" w:eastAsia="黑体" w:cs="Times New Roman"/>
          <w:color w:val="auto"/>
          <w:kern w:val="2"/>
          <w:sz w:val="84"/>
          <w:szCs w:val="84"/>
        </w:rPr>
      </w:pPr>
      <w:r>
        <w:rPr>
          <w:rFonts w:hint="eastAsia" w:eastAsia="黑体" w:cs="Times New Roman"/>
          <w:color w:val="auto"/>
          <w:kern w:val="2"/>
          <w:sz w:val="84"/>
          <w:szCs w:val="84"/>
          <w:lang w:val="en-US" w:eastAsia="zh-CN"/>
        </w:rPr>
        <w:t>正 常 使 用 性 鉴 定</w:t>
      </w:r>
      <w:r>
        <w:rPr>
          <w:rFonts w:hint="eastAsia" w:ascii="Times New Roman" w:hAnsi="Times New Roman" w:eastAsia="黑体" w:cs="Times New Roman"/>
          <w:color w:val="auto"/>
          <w:kern w:val="2"/>
          <w:sz w:val="84"/>
          <w:szCs w:val="84"/>
        </w:rPr>
        <w:t xml:space="preserve"> 报 告</w:t>
      </w:r>
    </w:p>
    <w:p>
      <w:pPr>
        <w:autoSpaceDE/>
        <w:autoSpaceDN/>
        <w:spacing w:before="0" w:after="0" w:line="240" w:lineRule="auto"/>
        <w:ind w:left="0" w:right="0" w:firstLine="0" w:firstLineChars="0"/>
        <w:jc w:val="both"/>
        <w:rPr>
          <w:rFonts w:ascii="Times New Roman" w:hAnsi="Times New Roman" w:eastAsia="黑体" w:cs="Times New Roman"/>
          <w:color w:val="auto"/>
          <w:kern w:val="2"/>
          <w:sz w:val="28"/>
          <w:szCs w:val="28"/>
        </w:rPr>
      </w:pPr>
      <w:r>
        <w:rPr>
          <w:rFonts w:ascii="Times New Roman" w:hAnsi="Times New Roman" w:eastAsia="黑体" w:cs="Times New Roman"/>
          <w:color w:val="auto"/>
          <w:kern w:val="2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443230</wp:posOffset>
                </wp:positionH>
                <wp:positionV relativeFrom="paragraph">
                  <wp:posOffset>19050</wp:posOffset>
                </wp:positionV>
                <wp:extent cx="5067300" cy="0"/>
                <wp:effectExtent l="0" t="0" r="0" b="0"/>
                <wp:wrapNone/>
                <wp:docPr id="29" name="直线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673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25" o:spid="_x0000_s1026" o:spt="20" style="position:absolute;left:0pt;margin-left:34.9pt;margin-top:1.5pt;height:0pt;width:399pt;z-index:251663360;mso-width-relative:page;mso-height-relative:page;" filled="f" stroked="t" coordsize="21600,21600" o:gfxdata="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DOqKP0wAA&#10;AAYBAAAPAAAAAAAAAAEAIAAAACIAAABkcnMvZG93bnJldi54bWxQSwECFAAUAAAACACHTuJA2/YN&#10;DuoBAADdAwAADgAAAAAAAAABACAAAAAiAQAAZHJzL2Uyb0RvYy54bWxQSwUGAAAAAAYABgBZAQAA&#10;fg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600" w:lineRule="auto"/>
        <w:ind w:left="720" w:leftChars="300" w:right="0" w:firstLine="0" w:firstLineChars="0"/>
        <w:jc w:val="both"/>
        <w:textAlignment w:val="auto"/>
        <w:rPr>
          <w:rFonts w:hint="eastAsia" w:ascii="Times New Roman" w:hAnsi="Times New Roman" w:eastAsia="宋体" w:cs="Times New Roman"/>
          <w:color w:val="auto"/>
          <w:kern w:val="2"/>
          <w:sz w:val="28"/>
          <w:szCs w:val="28"/>
          <w:lang w:eastAsia="zh-CN"/>
        </w:rPr>
      </w:pPr>
      <w:r>
        <w:rPr>
          <w:rFonts w:hint="eastAsia" w:hAnsi="宋体" w:cs="Times New Roman"/>
          <w:color w:val="auto"/>
          <w:kern w:val="2"/>
          <w:sz w:val="28"/>
          <w:szCs w:val="28"/>
          <w:lang w:eastAsia="zh-CN"/>
        </w:rPr>
        <w:t>报告编号：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600" w:lineRule="auto"/>
        <w:ind w:left="720" w:leftChars="300" w:right="0" w:firstLine="0" w:firstLineChars="0"/>
        <w:jc w:val="both"/>
        <w:textAlignment w:val="auto"/>
        <w:rPr>
          <w:rFonts w:hint="eastAsia" w:ascii="Times New Roman" w:hAnsi="宋体" w:eastAsia="宋体" w:cs="Times New Roman"/>
          <w:color w:val="auto"/>
          <w:kern w:val="2"/>
          <w:sz w:val="28"/>
          <w:szCs w:val="28"/>
          <w:lang w:eastAsia="zh-CN"/>
        </w:rPr>
      </w:pPr>
      <w:r>
        <w:rPr>
          <w:rFonts w:hint="eastAsia" w:hAnsi="宋体" w:cs="Times New Roman"/>
          <w:color w:val="auto"/>
          <w:kern w:val="2"/>
          <w:sz w:val="28"/>
          <w:szCs w:val="28"/>
          <w:lang w:eastAsia="zh-CN"/>
        </w:rPr>
        <w:t>委托编号：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2120" w:leftChars="300" w:right="0" w:hanging="1400" w:hangingChars="500"/>
        <w:jc w:val="both"/>
        <w:textAlignment w:val="auto"/>
        <w:rPr>
          <w:rFonts w:hint="default" w:ascii="Times New Roman" w:hAnsi="宋体" w:eastAsia="宋体" w:cs="Times New Roman"/>
          <w:color w:val="auto"/>
          <w:kern w:val="2"/>
          <w:sz w:val="28"/>
          <w:szCs w:val="28"/>
          <w:lang w:val="en-US" w:eastAsia="zh-CN"/>
        </w:rPr>
        <w:pPrChange w:id="0" w:author="Administrator" w:date="2024-05-11T11:51:20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after="0" w:line="600" w:lineRule="auto"/>
            <w:ind w:left="720" w:leftChars="300" w:right="0" w:firstLine="0" w:firstLineChars="0"/>
            <w:jc w:val="both"/>
            <w:textAlignment w:val="auto"/>
          </w:pPr>
        </w:pPrChange>
      </w:pPr>
      <w:r>
        <w:rPr>
          <w:rFonts w:hint="eastAsia" w:ascii="Times New Roman" w:hAnsi="宋体" w:eastAsia="宋体" w:cs="Times New Roman"/>
          <w:color w:val="auto"/>
          <w:kern w:val="2"/>
          <w:sz w:val="28"/>
          <w:szCs w:val="28"/>
          <w:lang w:val="en-US" w:eastAsia="zh-CN"/>
        </w:rPr>
        <w:t>报告名称：</w:t>
      </w:r>
      <w:r>
        <w:rPr>
          <w:rFonts w:hint="eastAsia" w:hAnsi="宋体" w:cs="Times New Roman"/>
          <w:color w:val="auto"/>
          <w:kern w:val="2"/>
          <w:sz w:val="28"/>
          <w:szCs w:val="28"/>
          <w:lang w:val="en-US" w:eastAsia="zh-CN"/>
        </w:rPr>
        <w:t>湛江市霞山区财富汇金融中心1至3楼、39至45楼玻璃幕墙正常使用性鉴定报告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2120" w:leftChars="300" w:right="0" w:hanging="1400" w:hangingChars="500"/>
        <w:jc w:val="both"/>
        <w:textAlignment w:val="auto"/>
        <w:rPr>
          <w:rFonts w:hint="eastAsia" w:ascii="Times New Roman" w:hAnsi="宋体" w:eastAsia="宋体" w:cs="Times New Roman"/>
          <w:color w:val="auto"/>
          <w:spacing w:val="0"/>
          <w:kern w:val="2"/>
          <w:sz w:val="28"/>
          <w:szCs w:val="28"/>
          <w:lang w:val="en-US" w:eastAsia="zh-CN"/>
        </w:rPr>
        <w:pPrChange w:id="1" w:author="Administrator" w:date="2024-05-11T11:50:52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after="0" w:line="600" w:lineRule="auto"/>
            <w:ind w:left="720" w:leftChars="300" w:right="0" w:firstLine="0" w:firstLineChars="0"/>
            <w:jc w:val="both"/>
            <w:textAlignment w:val="auto"/>
          </w:pPr>
        </w:pPrChange>
      </w:pPr>
      <w:r>
        <w:rPr>
          <w:rFonts w:hint="eastAsia" w:ascii="Times New Roman" w:hAnsi="宋体" w:eastAsia="宋体" w:cs="Times New Roman"/>
          <w:color w:val="auto"/>
          <w:kern w:val="2"/>
          <w:sz w:val="28"/>
          <w:szCs w:val="28"/>
          <w:lang w:val="en-US" w:eastAsia="zh-CN"/>
        </w:rPr>
        <w:t>工程名称：</w:t>
      </w:r>
      <w:ins w:id="2" w:author="Administrator" w:date="2024-05-11T11:50:12Z">
        <w:r>
          <w:rPr>
            <w:rFonts w:hint="eastAsia" w:ascii="宋体" w:hAnsi="宋体" w:cs="Times New Roman"/>
            <w:color w:val="auto"/>
            <w:kern w:val="2"/>
            <w:sz w:val="28"/>
            <w:szCs w:val="28"/>
            <w:u w:val="single"/>
            <w:lang w:val="en-US" w:eastAsia="zh-CN"/>
          </w:rPr>
          <w:t>广东南粤银行股份有限公司(和平大厦1至3楼后海名门1至4楼、财富汇金融中心1至3楼39至45楼)玻璃幕墙检测及鉴定</w:t>
        </w:r>
      </w:ins>
      <w:del w:id="3" w:author="Administrator" w:date="2024-05-11T11:50:12Z">
        <w:r>
          <w:rPr>
            <w:rFonts w:hint="eastAsia" w:hAnsi="宋体" w:cs="Times New Roman"/>
            <w:color w:val="auto"/>
            <w:spacing w:val="0"/>
            <w:kern w:val="2"/>
            <w:sz w:val="28"/>
            <w:szCs w:val="28"/>
            <w:lang w:val="en-US" w:eastAsia="zh-CN"/>
          </w:rPr>
          <w:delText>湛江市霞山区</w:delText>
        </w:r>
      </w:del>
      <w:del w:id="4" w:author="Administrator" w:date="2024-05-11T11:50:12Z">
        <w:r>
          <w:rPr>
            <w:rFonts w:hint="eastAsia" w:hAnsi="宋体" w:cs="Times New Roman"/>
            <w:color w:val="auto"/>
            <w:kern w:val="2"/>
            <w:sz w:val="28"/>
            <w:szCs w:val="28"/>
            <w:lang w:val="en-US" w:eastAsia="zh-CN"/>
          </w:rPr>
          <w:delText>财富汇金融中心1至3楼、39至45楼</w:delText>
        </w:r>
      </w:del>
      <w:del w:id="5" w:author="Administrator" w:date="2024-05-11T11:50:12Z">
        <w:r>
          <w:rPr>
            <w:rFonts w:hint="eastAsia" w:ascii="Times New Roman" w:hAnsi="宋体" w:eastAsia="宋体" w:cs="Times New Roman"/>
            <w:color w:val="auto"/>
            <w:spacing w:val="0"/>
            <w:kern w:val="2"/>
            <w:sz w:val="28"/>
            <w:szCs w:val="28"/>
            <w:lang w:val="en-US" w:eastAsia="zh-CN"/>
          </w:rPr>
          <w:delText>玻璃幕墙</w:delText>
        </w:r>
      </w:del>
      <w:del w:id="6" w:author="Administrator" w:date="2024-05-11T11:50:12Z">
        <w:r>
          <w:rPr>
            <w:rFonts w:hint="eastAsia" w:hAnsi="宋体" w:cs="Times New Roman"/>
            <w:color w:val="auto"/>
            <w:spacing w:val="0"/>
            <w:kern w:val="2"/>
            <w:sz w:val="28"/>
            <w:szCs w:val="28"/>
            <w:lang w:val="en-US" w:eastAsia="zh-CN"/>
          </w:rPr>
          <w:delText>正常使用性鉴定</w:delText>
        </w:r>
      </w:del>
    </w:p>
    <w:tbl>
      <w:tblPr>
        <w:tblStyle w:val="14"/>
        <w:tblW w:w="0" w:type="auto"/>
        <w:tblInd w:w="85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3"/>
        <w:gridCol w:w="1593"/>
        <w:gridCol w:w="404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5" w:hRule="exact"/>
        </w:trPr>
        <w:tc>
          <w:tcPr>
            <w:tcW w:w="140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 w:firstLine="0" w:firstLineChars="0"/>
              <w:jc w:val="both"/>
              <w:textAlignment w:val="auto"/>
              <w:rPr>
                <w:rFonts w:hint="eastAsia" w:ascii="宋体" w:hAnsi="宋体" w:eastAsia="宋体" w:cs="Times New Roman"/>
                <w:color w:val="auto"/>
                <w:kern w:val="2"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Times New Roman"/>
                <w:color w:val="auto"/>
                <w:kern w:val="2"/>
                <w:sz w:val="28"/>
                <w:szCs w:val="28"/>
              </w:rPr>
              <w:t>检测员：</w:t>
            </w:r>
          </w:p>
        </w:tc>
        <w:tc>
          <w:tcPr>
            <w:tcW w:w="159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0" w:lineRule="atLeast"/>
              <w:ind w:left="0" w:leftChars="0" w:right="0" w:rightChars="0" w:firstLine="0" w:firstLineChars="0"/>
              <w:jc w:val="both"/>
              <w:textAlignment w:val="auto"/>
              <w:rPr>
                <w:rFonts w:hint="default" w:ascii="宋体" w:hAnsi="宋体" w:eastAsia="宋体" w:cs="Times New Roman"/>
                <w:color w:val="auto"/>
                <w:kern w:val="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color w:val="auto"/>
                <w:kern w:val="2"/>
                <w:sz w:val="28"/>
                <w:szCs w:val="28"/>
                <w:vertAlign w:val="baseline"/>
                <w:lang w:eastAsia="zh-CN"/>
              </w:rPr>
              <w:drawing>
                <wp:inline distT="0" distB="0" distL="114300" distR="114300">
                  <wp:extent cx="950595" cy="346075"/>
                  <wp:effectExtent l="0" t="0" r="1905" b="15875"/>
                  <wp:docPr id="26" name="图片 26" descr="图片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图片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biLevel thresh="50000"/>
                          </a:blip>
                          <a:srcRect l="6012" t="407" r="17250" b="847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0595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0" w:lineRule="atLeast"/>
              <w:ind w:left="0" w:leftChars="0" w:right="0" w:rightChars="0" w:firstLine="0" w:firstLineChars="0"/>
              <w:jc w:val="left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8"/>
                <w:szCs w:val="28"/>
                <w:vertAlign w:val="baseline"/>
                <w:lang w:val="en-US" w:eastAsia="zh-CN"/>
              </w:rPr>
              <w:t>2017068-S002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5" w:hRule="exact"/>
        </w:trPr>
        <w:tc>
          <w:tcPr>
            <w:tcW w:w="140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 w:firstLine="0" w:firstLineChars="0"/>
              <w:jc w:val="both"/>
              <w:textAlignment w:val="auto"/>
              <w:rPr>
                <w:rFonts w:hint="eastAsia" w:ascii="宋体" w:hAnsi="宋体" w:eastAsia="宋体" w:cs="Times New Roman"/>
                <w:color w:val="auto"/>
                <w:kern w:val="2"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Times New Roman"/>
                <w:color w:val="auto"/>
                <w:kern w:val="2"/>
                <w:sz w:val="28"/>
                <w:szCs w:val="28"/>
              </w:rPr>
              <w:t>编写人：</w:t>
            </w:r>
          </w:p>
        </w:tc>
        <w:tc>
          <w:tcPr>
            <w:tcW w:w="159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0" w:lineRule="atLeast"/>
              <w:ind w:left="0" w:leftChars="0" w:right="0" w:rightChars="0" w:firstLine="0" w:firstLineChars="0"/>
              <w:jc w:val="both"/>
              <w:textAlignment w:val="auto"/>
              <w:rPr>
                <w:rFonts w:hint="default" w:ascii="宋体" w:hAnsi="宋体" w:eastAsia="宋体" w:cs="Times New Roman"/>
                <w:color w:val="auto"/>
                <w:kern w:val="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color w:val="auto"/>
                <w:kern w:val="2"/>
                <w:sz w:val="28"/>
                <w:szCs w:val="28"/>
                <w:vertAlign w:val="baseline"/>
                <w:lang w:eastAsia="zh-CN"/>
              </w:rPr>
              <w:drawing>
                <wp:inline distT="0" distB="0" distL="114300" distR="114300">
                  <wp:extent cx="950595" cy="346075"/>
                  <wp:effectExtent l="0" t="0" r="1905" b="15875"/>
                  <wp:docPr id="27" name="图片 1" descr="图片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" descr="图片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biLevel thresh="50000"/>
                          </a:blip>
                          <a:srcRect l="6012" t="407" r="17250" b="847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0595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0" w:lineRule="atLeast"/>
              <w:ind w:left="0" w:leftChars="0" w:right="0" w:rightChars="0" w:firstLine="0" w:firstLineChars="0"/>
              <w:jc w:val="left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8"/>
                <w:szCs w:val="28"/>
                <w:vertAlign w:val="baseline"/>
                <w:lang w:val="en-US" w:eastAsia="zh-CN"/>
              </w:rPr>
              <w:t>2017068-S002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5" w:hRule="exact"/>
        </w:trPr>
        <w:tc>
          <w:tcPr>
            <w:tcW w:w="140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 w:firstLine="0" w:firstLineChars="0"/>
              <w:jc w:val="both"/>
              <w:textAlignment w:val="auto"/>
              <w:rPr>
                <w:rFonts w:hint="eastAsia" w:ascii="宋体" w:hAnsi="宋体" w:eastAsia="宋体" w:cs="Times New Roman"/>
                <w:color w:val="auto"/>
                <w:kern w:val="2"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Times New Roman"/>
                <w:color w:val="auto"/>
                <w:kern w:val="2"/>
                <w:sz w:val="28"/>
                <w:szCs w:val="28"/>
              </w:rPr>
              <w:t>校核人：</w:t>
            </w:r>
          </w:p>
        </w:tc>
        <w:tc>
          <w:tcPr>
            <w:tcW w:w="159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0" w:lineRule="atLeast"/>
              <w:ind w:left="0" w:leftChars="0" w:right="0" w:rightChars="0" w:firstLine="0" w:firstLineChars="0"/>
              <w:jc w:val="left"/>
              <w:textAlignment w:val="auto"/>
              <w:rPr>
                <w:rFonts w:hint="eastAsia" w:ascii="宋体" w:hAnsi="宋体" w:eastAsia="宋体" w:cs="Times New Roman"/>
                <w:color w:val="auto"/>
                <w:kern w:val="2"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Times New Roman"/>
                <w:color w:val="auto"/>
                <w:kern w:val="2"/>
                <w:sz w:val="28"/>
                <w:szCs w:val="28"/>
                <w:vertAlign w:val="baseline"/>
                <w:lang w:eastAsia="zh-CN"/>
              </w:rPr>
              <w:drawing>
                <wp:inline distT="0" distB="0" distL="114300" distR="114300">
                  <wp:extent cx="959485" cy="360045"/>
                  <wp:effectExtent l="0" t="0" r="12065" b="1905"/>
                  <wp:docPr id="30" name="图片 31" descr="图片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1" descr="图片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biLevel thresh="50000"/>
                            <a:grayscl/>
                          </a:blip>
                          <a:srcRect l="7333" t="43576" r="10593" b="406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948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0" w:lineRule="atLeast"/>
              <w:ind w:left="0" w:leftChars="0" w:right="0" w:rightChars="0" w:firstLine="0" w:firstLineChars="0"/>
              <w:jc w:val="left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8"/>
                <w:szCs w:val="28"/>
                <w:vertAlign w:val="baseline"/>
                <w:lang w:val="en-US" w:eastAsia="zh-CN"/>
              </w:rPr>
              <w:t>2020068-S007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5" w:hRule="exact"/>
        </w:trPr>
        <w:tc>
          <w:tcPr>
            <w:tcW w:w="140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 w:firstLine="0" w:firstLineChars="0"/>
              <w:jc w:val="both"/>
              <w:textAlignment w:val="auto"/>
              <w:rPr>
                <w:rFonts w:hint="eastAsia" w:ascii="宋体" w:hAnsi="宋体" w:eastAsia="宋体" w:cs="Times New Roman"/>
                <w:color w:val="auto"/>
                <w:kern w:val="2"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Times New Roman"/>
                <w:color w:val="auto"/>
                <w:kern w:val="2"/>
                <w:sz w:val="28"/>
                <w:szCs w:val="28"/>
              </w:rPr>
              <w:t>审核人：</w:t>
            </w:r>
          </w:p>
        </w:tc>
        <w:tc>
          <w:tcPr>
            <w:tcW w:w="159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0" w:lineRule="atLeast"/>
              <w:ind w:left="0" w:leftChars="0" w:right="0" w:rightChars="0" w:firstLine="0" w:firstLineChars="0"/>
              <w:jc w:val="left"/>
              <w:textAlignment w:val="auto"/>
              <w:rPr>
                <w:rFonts w:hint="eastAsia" w:ascii="宋体" w:hAnsi="宋体" w:eastAsia="宋体" w:cs="Times New Roman"/>
                <w:color w:val="auto"/>
                <w:kern w:val="2"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Times New Roman"/>
                <w:color w:val="auto"/>
                <w:kern w:val="2"/>
                <w:sz w:val="28"/>
                <w:szCs w:val="28"/>
                <w:vertAlign w:val="baseline"/>
                <w:lang w:eastAsia="zh-CN"/>
              </w:rPr>
              <w:drawing>
                <wp:inline distT="0" distB="0" distL="114300" distR="114300">
                  <wp:extent cx="937895" cy="372110"/>
                  <wp:effectExtent l="0" t="0" r="14605" b="8890"/>
                  <wp:docPr id="31" name="图片 3" descr="图片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" descr="图片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biLevel thresh="50000"/>
                            <a:grayscl/>
                          </a:blip>
                          <a:srcRect l="8365" t="64438" r="11407" b="218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95" cy="37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0" w:lineRule="atLeast"/>
              <w:ind w:left="0" w:leftChars="0" w:right="0" w:rightChars="0" w:firstLine="0" w:firstLineChars="0"/>
              <w:jc w:val="left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8"/>
                <w:szCs w:val="28"/>
                <w:vertAlign w:val="baseline"/>
                <w:lang w:val="en-US" w:eastAsia="zh-CN"/>
              </w:rPr>
              <w:t>2018068-S003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5" w:hRule="exact"/>
        </w:trPr>
        <w:tc>
          <w:tcPr>
            <w:tcW w:w="140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 w:firstLine="0" w:firstLineChars="0"/>
              <w:jc w:val="both"/>
              <w:textAlignment w:val="auto"/>
              <w:rPr>
                <w:rFonts w:hint="eastAsia" w:ascii="宋体" w:hAnsi="宋体" w:eastAsia="宋体" w:cs="Times New Roman"/>
                <w:color w:val="auto"/>
                <w:kern w:val="2"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Times New Roman"/>
                <w:color w:val="auto"/>
                <w:kern w:val="2"/>
                <w:sz w:val="28"/>
                <w:szCs w:val="28"/>
              </w:rPr>
              <w:t>批准人：</w:t>
            </w:r>
          </w:p>
        </w:tc>
        <w:tc>
          <w:tcPr>
            <w:tcW w:w="159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0" w:lineRule="atLeast"/>
              <w:ind w:left="0" w:leftChars="0" w:right="0" w:rightChars="0" w:firstLine="0" w:firstLineChars="0"/>
              <w:jc w:val="left"/>
              <w:textAlignment w:val="auto"/>
              <w:rPr>
                <w:rFonts w:hint="eastAsia" w:ascii="宋体" w:hAnsi="宋体" w:eastAsia="宋体" w:cs="Times New Roman"/>
                <w:color w:val="auto"/>
                <w:kern w:val="2"/>
                <w:sz w:val="28"/>
                <w:szCs w:val="28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Times New Roman"/>
                <w:color w:val="auto"/>
                <w:kern w:val="2"/>
                <w:sz w:val="28"/>
                <w:szCs w:val="28"/>
                <w:vertAlign w:val="baseline"/>
                <w:lang w:eastAsia="zh-CN"/>
              </w:rPr>
              <w:drawing>
                <wp:inline distT="0" distB="0" distL="114300" distR="114300">
                  <wp:extent cx="892810" cy="360045"/>
                  <wp:effectExtent l="0" t="0" r="2540" b="1905"/>
                  <wp:docPr id="40" name="图片 4" descr="图片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" descr="图片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biLevel thresh="50000"/>
                            <a:grayscl/>
                          </a:blip>
                          <a:srcRect l="8963" t="83298" r="14667" b="17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810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0" w:lineRule="atLeast"/>
              <w:ind w:left="0" w:leftChars="0" w:right="0" w:rightChars="0" w:firstLine="0" w:firstLineChars="0"/>
              <w:jc w:val="left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8"/>
                <w:szCs w:val="28"/>
                <w:vertAlign w:val="baseline"/>
                <w:lang w:val="en-US" w:eastAsia="zh-CN"/>
              </w:rPr>
              <w:t>2018068-S005</w:t>
            </w:r>
          </w:p>
        </w:tc>
      </w:tr>
    </w:tbl>
    <w:p>
      <w:pPr>
        <w:autoSpaceDE/>
        <w:autoSpaceDN/>
        <w:spacing w:before="0" w:after="0" w:line="240" w:lineRule="auto"/>
        <w:ind w:left="0" w:right="0" w:firstLine="0" w:firstLineChars="0"/>
        <w:jc w:val="center"/>
        <w:rPr>
          <w:rFonts w:ascii="Times New Roman" w:hAnsi="Times New Roman" w:eastAsia="宋体" w:cs="Times New Roman"/>
          <w:color w:val="auto"/>
          <w:kern w:val="2"/>
          <w:sz w:val="28"/>
          <w:szCs w:val="28"/>
        </w:rPr>
      </w:pPr>
      <w:r>
        <w:rPr>
          <w:rFonts w:hint="eastAsia" w:ascii="Times New Roman" w:hAnsi="Times New Roman" w:eastAsia="宋体" w:cs="Times New Roman"/>
          <w:color w:val="auto"/>
          <w:kern w:val="2"/>
          <w:sz w:val="28"/>
          <w:szCs w:val="28"/>
        </w:rPr>
        <w:t xml:space="preserve">                       </w:t>
      </w:r>
      <w:r>
        <w:rPr>
          <w:rFonts w:hint="eastAsia" w:ascii="Times New Roman" w:hAnsi="宋体" w:eastAsia="宋体" w:cs="Times New Roman"/>
          <w:color w:val="auto"/>
          <w:kern w:val="2"/>
          <w:sz w:val="28"/>
          <w:szCs w:val="28"/>
        </w:rPr>
        <w:t>广州市市政工程试验检测有限公司</w:t>
      </w:r>
    </w:p>
    <w:p>
      <w:pPr>
        <w:autoSpaceDE/>
        <w:autoSpaceDN/>
        <w:spacing w:before="0" w:after="0" w:line="240" w:lineRule="auto"/>
        <w:ind w:left="0" w:right="0" w:firstLine="0" w:firstLineChars="0"/>
        <w:jc w:val="center"/>
        <w:rPr>
          <w:del w:id="7" w:author="Administrator" w:date="2024-05-11T11:51:08Z"/>
          <w:rFonts w:hint="default" w:ascii="Times New Roman" w:hAnsi="Times New Roman" w:eastAsia="宋体" w:cs="Times New Roman"/>
          <w:color w:val="auto"/>
          <w:kern w:val="2"/>
          <w:sz w:val="28"/>
          <w:szCs w:val="28"/>
        </w:rPr>
      </w:pPr>
      <w:r>
        <w:rPr>
          <w:rFonts w:hint="eastAsia" w:ascii="Times New Roman" w:hAnsi="Times New Roman" w:eastAsia="黑体" w:cs="Times New Roman"/>
          <w:color w:val="auto"/>
          <w:kern w:val="2"/>
          <w:sz w:val="28"/>
          <w:szCs w:val="28"/>
        </w:rPr>
        <w:t xml:space="preserve">                   </w:t>
      </w:r>
      <w:r>
        <w:rPr>
          <w:rFonts w:hint="eastAsia" w:ascii="Times New Roman" w:hAnsi="Times New Roman" w:eastAsia="黑体" w:cs="Times New Roman"/>
          <w:color w:val="auto"/>
          <w:kern w:val="2"/>
          <w:sz w:val="28"/>
          <w:szCs w:val="28"/>
          <w:lang w:val="en-US" w:eastAsia="zh-CN"/>
        </w:rPr>
        <w:t xml:space="preserve">    </w:t>
      </w:r>
      <w:r>
        <w:rPr>
          <w:rFonts w:hint="default" w:ascii="Times New Roman" w:hAnsi="Times New Roman" w:eastAsia="宋体" w:cs="Times New Roman"/>
          <w:color w:val="auto"/>
          <w:kern w:val="2"/>
          <w:sz w:val="28"/>
          <w:szCs w:val="28"/>
          <w:lang w:val="en-US" w:eastAsia="zh-CN"/>
        </w:rPr>
        <w:t>202</w:t>
      </w:r>
      <w:r>
        <w:rPr>
          <w:rFonts w:hint="eastAsia" w:cs="Times New Roman"/>
          <w:color w:val="auto"/>
          <w:kern w:val="2"/>
          <w:sz w:val="28"/>
          <w:szCs w:val="28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color w:val="auto"/>
          <w:kern w:val="2"/>
          <w:sz w:val="28"/>
          <w:szCs w:val="28"/>
        </w:rPr>
        <w:t>年</w:t>
      </w:r>
      <w:r>
        <w:rPr>
          <w:rFonts w:hint="eastAsia" w:cs="Times New Roman"/>
          <w:color w:val="auto"/>
          <w:kern w:val="2"/>
          <w:sz w:val="28"/>
          <w:szCs w:val="28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color w:val="auto"/>
          <w:kern w:val="2"/>
          <w:sz w:val="28"/>
          <w:szCs w:val="28"/>
        </w:rPr>
        <w:t>月</w:t>
      </w:r>
      <w:r>
        <w:rPr>
          <w:rFonts w:hint="eastAsia" w:cs="Times New Roman"/>
          <w:color w:val="auto"/>
          <w:kern w:val="2"/>
          <w:sz w:val="28"/>
          <w:szCs w:val="28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color w:val="auto"/>
          <w:kern w:val="2"/>
          <w:sz w:val="28"/>
          <w:szCs w:val="28"/>
        </w:rPr>
        <w:t>日</w:t>
      </w:r>
    </w:p>
    <w:p>
      <w:pPr>
        <w:autoSpaceDE/>
        <w:autoSpaceDN/>
        <w:bidi w:val="0"/>
        <w:spacing w:line="240" w:lineRule="auto"/>
        <w:ind w:firstLine="0" w:firstLineChars="0"/>
        <w:jc w:val="center"/>
        <w:rPr>
          <w:del w:id="9" w:author="Administrator" w:date="2024-05-11T11:51:06Z"/>
          <w:rFonts w:hint="default"/>
          <w:color w:val="auto"/>
        </w:rPr>
        <w:pPrChange w:id="8" w:author="Administrator" w:date="2024-05-11T11:51:08Z">
          <w:pPr>
            <w:bidi w:val="0"/>
          </w:pPr>
        </w:pPrChange>
      </w:pPr>
    </w:p>
    <w:p>
      <w:pPr>
        <w:autoSpaceDE/>
        <w:autoSpaceDN/>
        <w:bidi w:val="0"/>
        <w:spacing w:line="240" w:lineRule="auto"/>
        <w:ind w:firstLine="0" w:firstLineChars="0"/>
        <w:jc w:val="center"/>
        <w:rPr>
          <w:rFonts w:hint="default"/>
          <w:color w:val="auto"/>
        </w:rPr>
        <w:pPrChange w:id="10" w:author="Administrator" w:date="2024-05-11T11:51:08Z">
          <w:pPr>
            <w:bidi w:val="0"/>
          </w:pPr>
        </w:pPrChange>
      </w:pPr>
    </w:p>
    <w:p>
      <w:pPr>
        <w:bidi w:val="0"/>
        <w:rPr>
          <w:del w:id="11" w:author="Administrator" w:date="2024-05-11T11:51:11Z"/>
          <w:rFonts w:hint="default"/>
          <w:color w:val="auto"/>
        </w:rPr>
      </w:pPr>
    </w:p>
    <w:p>
      <w:pPr>
        <w:bidi w:val="0"/>
        <w:ind w:firstLine="0" w:firstLineChars="0"/>
        <w:rPr>
          <w:rFonts w:hint="default"/>
          <w:color w:val="auto"/>
        </w:rPr>
        <w:pPrChange w:id="12" w:author="Administrator" w:date="2024-05-11T11:51:10Z">
          <w:pPr>
            <w:bidi w:val="0"/>
          </w:pPr>
        </w:pPrChange>
      </w:pPr>
    </w:p>
    <w:p>
      <w:pPr>
        <w:autoSpaceDE/>
        <w:autoSpaceDN/>
        <w:spacing w:before="0" w:after="0" w:line="240" w:lineRule="auto"/>
        <w:ind w:left="0" w:right="0" w:firstLine="825" w:firstLineChars="550"/>
        <w:jc w:val="both"/>
        <w:rPr>
          <w:rFonts w:ascii="Times New Roman" w:hAnsi="Times New Roman" w:eastAsia="黑体" w:cs="Times New Roman"/>
          <w:color w:val="auto"/>
          <w:kern w:val="2"/>
          <w:sz w:val="15"/>
          <w:szCs w:val="15"/>
        </w:rPr>
      </w:pPr>
      <w:r>
        <w:rPr>
          <w:rFonts w:ascii="Times New Roman" w:hAnsi="Times New Roman" w:eastAsia="黑体" w:cs="Times New Roman"/>
          <w:color w:val="auto"/>
          <w:kern w:val="2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5067300" cy="0"/>
                <wp:effectExtent l="0" t="0" r="0" b="0"/>
                <wp:wrapNone/>
                <wp:docPr id="32" name="直线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673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25" o:spid="_x0000_s1026" o:spt="20" style="position:absolute;left:0pt;margin-left:21pt;margin-top:0pt;height:0pt;width:399pt;z-index:251662336;mso-width-relative:page;mso-height-relative:page;" filled="f" stroked="t" coordsize="21600,21600" o:gfxdata="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+Ztkx0wAA&#10;AAQBAAAPAAAAAAAAAAEAIAAAACIAAABkcnMvZG93bnJldi54bWxQSwECFAAUAAAACACHTuJA5sSS&#10;3+oBAADdAwAADgAAAAAAAAABACAAAAAiAQAAZHJzL2Uyb0RvYy54bWxQSwUGAAAAAAYABgBZAQAA&#10;fg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Times New Roman" w:hAnsi="Times New Roman" w:eastAsia="黑体" w:cs="Times New Roman"/>
          <w:color w:val="auto"/>
          <w:kern w:val="2"/>
          <w:sz w:val="15"/>
          <w:szCs w:val="15"/>
        </w:rPr>
        <w:t>声  明：</w:t>
      </w:r>
    </w:p>
    <w:p>
      <w:pPr>
        <w:autoSpaceDE/>
        <w:autoSpaceDN/>
        <w:spacing w:before="0" w:after="0" w:line="240" w:lineRule="auto"/>
        <w:ind w:left="0" w:right="0" w:firstLine="825" w:firstLineChars="550"/>
        <w:jc w:val="both"/>
        <w:rPr>
          <w:rFonts w:ascii="Times New Roman" w:hAnsi="Times New Roman" w:eastAsia="黑体" w:cs="Times New Roman"/>
          <w:color w:val="auto"/>
          <w:kern w:val="2"/>
          <w:sz w:val="15"/>
          <w:szCs w:val="15"/>
        </w:rPr>
      </w:pPr>
      <w:r>
        <w:rPr>
          <w:rFonts w:hint="eastAsia" w:ascii="Times New Roman" w:hAnsi="Times New Roman" w:eastAsia="黑体" w:cs="Times New Roman"/>
          <w:color w:val="auto"/>
          <w:kern w:val="2"/>
          <w:sz w:val="15"/>
          <w:szCs w:val="15"/>
        </w:rPr>
        <w:t>1、</w:t>
      </w:r>
      <w:r>
        <w:rPr>
          <w:rFonts w:hint="eastAsia" w:ascii="Times New Roman" w:hAnsi="Times New Roman" w:eastAsia="黑体" w:cs="Times New Roman"/>
          <w:color w:val="auto"/>
          <w:kern w:val="2"/>
          <w:sz w:val="15"/>
          <w:szCs w:val="15"/>
          <w:lang w:val="en-US" w:eastAsia="zh-CN"/>
        </w:rPr>
        <w:t>本报告涂改、换页无效，</w:t>
      </w:r>
      <w:r>
        <w:rPr>
          <w:rFonts w:hint="eastAsia" w:ascii="Times New Roman" w:hAnsi="Times New Roman" w:eastAsia="黑体" w:cs="Times New Roman"/>
          <w:color w:val="auto"/>
          <w:kern w:val="2"/>
          <w:sz w:val="15"/>
          <w:szCs w:val="15"/>
        </w:rPr>
        <w:t>未经本公司书面批准，不得复制本检测报告（完整复制除外）。</w:t>
      </w:r>
    </w:p>
    <w:p>
      <w:pPr>
        <w:autoSpaceDE/>
        <w:autoSpaceDN/>
        <w:spacing w:before="0" w:after="0" w:line="240" w:lineRule="auto"/>
        <w:ind w:left="0" w:right="0" w:firstLine="825" w:firstLineChars="550"/>
        <w:jc w:val="both"/>
        <w:rPr>
          <w:rFonts w:ascii="Times New Roman" w:hAnsi="Times New Roman" w:eastAsia="黑体" w:cs="Times New Roman"/>
          <w:color w:val="auto"/>
          <w:kern w:val="2"/>
          <w:sz w:val="15"/>
          <w:szCs w:val="15"/>
        </w:rPr>
      </w:pPr>
      <w:r>
        <w:rPr>
          <w:rFonts w:hint="eastAsia" w:ascii="Times New Roman" w:hAnsi="Times New Roman" w:eastAsia="黑体" w:cs="Times New Roman"/>
          <w:color w:val="auto"/>
          <w:kern w:val="2"/>
          <w:sz w:val="15"/>
          <w:szCs w:val="15"/>
        </w:rPr>
        <w:t>2、如对本报告有异议的，可在报告发出后</w:t>
      </w:r>
      <w:r>
        <w:rPr>
          <w:rFonts w:hint="eastAsia" w:ascii="Times New Roman" w:hAnsi="Times New Roman" w:eastAsia="黑体" w:cs="Times New Roman"/>
          <w:color w:val="auto"/>
          <w:kern w:val="2"/>
          <w:sz w:val="15"/>
          <w:szCs w:val="15"/>
          <w:lang w:val="en-US" w:eastAsia="zh-CN"/>
        </w:rPr>
        <w:t>十五</w:t>
      </w:r>
      <w:r>
        <w:rPr>
          <w:rFonts w:hint="eastAsia" w:ascii="Times New Roman" w:hAnsi="Times New Roman" w:eastAsia="黑体" w:cs="Times New Roman"/>
          <w:color w:val="auto"/>
          <w:kern w:val="2"/>
          <w:sz w:val="15"/>
          <w:szCs w:val="15"/>
        </w:rPr>
        <w:t>日内向我司书面提出。</w:t>
      </w:r>
    </w:p>
    <w:p>
      <w:pPr>
        <w:autoSpaceDE/>
        <w:autoSpaceDN/>
        <w:spacing w:before="0" w:after="0" w:line="240" w:lineRule="auto"/>
        <w:ind w:left="0" w:right="0" w:firstLine="825" w:firstLineChars="550"/>
        <w:jc w:val="both"/>
        <w:outlineLvl w:val="9"/>
        <w:rPr>
          <w:rFonts w:hint="eastAsia" w:ascii="Times New Roman" w:hAnsi="Times New Roman" w:eastAsia="黑体" w:cs="Times New Roman"/>
          <w:color w:val="auto"/>
          <w:kern w:val="2"/>
          <w:sz w:val="15"/>
          <w:szCs w:val="15"/>
        </w:rPr>
      </w:pPr>
      <w:bookmarkStart w:id="8" w:name="_Toc8718"/>
      <w:bookmarkStart w:id="9" w:name="_Toc3347"/>
      <w:bookmarkStart w:id="10" w:name="_Toc15365"/>
      <w:bookmarkStart w:id="11" w:name="_Toc8348"/>
      <w:bookmarkStart w:id="12" w:name="_Toc26089"/>
      <w:bookmarkStart w:id="13" w:name="_Toc8715"/>
      <w:bookmarkStart w:id="14" w:name="_Toc26097"/>
      <w:bookmarkStart w:id="15" w:name="_Toc5293"/>
      <w:r>
        <w:rPr>
          <w:rFonts w:hint="eastAsia" w:ascii="Times New Roman" w:hAnsi="Times New Roman" w:eastAsia="黑体" w:cs="Times New Roman"/>
          <w:color w:val="auto"/>
          <w:kern w:val="2"/>
          <w:sz w:val="15"/>
          <w:szCs w:val="15"/>
          <w:lang w:val="en-US" w:eastAsia="zh-CN"/>
        </w:rPr>
        <w:t>3</w:t>
      </w:r>
      <w:r>
        <w:rPr>
          <w:rFonts w:hint="eastAsia" w:ascii="Times New Roman" w:hAnsi="Times New Roman" w:eastAsia="黑体" w:cs="Times New Roman"/>
          <w:color w:val="auto"/>
          <w:kern w:val="2"/>
          <w:sz w:val="15"/>
          <w:szCs w:val="15"/>
          <w:lang w:eastAsia="zh-CN"/>
        </w:rPr>
        <w:t>、</w:t>
      </w:r>
      <w:r>
        <w:rPr>
          <w:rFonts w:hint="eastAsia" w:ascii="Times New Roman" w:hAnsi="Times New Roman" w:eastAsia="黑体" w:cs="Times New Roman"/>
          <w:color w:val="auto"/>
          <w:kern w:val="2"/>
          <w:sz w:val="15"/>
          <w:szCs w:val="15"/>
        </w:rPr>
        <w:t>本报告每页都应盖有“专用章”或骑缝章，否则视为无效。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>
      <w:pPr>
        <w:autoSpaceDE/>
        <w:autoSpaceDN/>
        <w:spacing w:before="0" w:after="0" w:line="240" w:lineRule="auto"/>
        <w:ind w:left="0" w:right="0" w:firstLine="825" w:firstLineChars="550"/>
        <w:jc w:val="both"/>
        <w:rPr>
          <w:rFonts w:hint="eastAsia" w:ascii="Times New Roman" w:hAnsi="Times New Roman" w:eastAsia="黑体" w:cs="Times New Roman"/>
          <w:color w:val="auto"/>
          <w:kern w:val="2"/>
          <w:sz w:val="15"/>
          <w:szCs w:val="15"/>
        </w:rPr>
      </w:pPr>
      <w:r>
        <w:rPr>
          <w:rFonts w:hint="eastAsia" w:ascii="Times New Roman" w:hAnsi="Times New Roman" w:eastAsia="黑体" w:cs="Times New Roman"/>
          <w:color w:val="auto"/>
          <w:kern w:val="2"/>
          <w:sz w:val="15"/>
          <w:szCs w:val="15"/>
          <w:lang w:val="en-US" w:eastAsia="zh-CN"/>
        </w:rPr>
        <w:t>4</w:t>
      </w:r>
      <w:r>
        <w:rPr>
          <w:rFonts w:hint="eastAsia" w:ascii="Times New Roman" w:hAnsi="Times New Roman" w:eastAsia="黑体" w:cs="Times New Roman"/>
          <w:color w:val="auto"/>
          <w:kern w:val="2"/>
          <w:sz w:val="15"/>
          <w:szCs w:val="15"/>
          <w:lang w:eastAsia="zh-CN"/>
        </w:rPr>
        <w:t>、</w:t>
      </w:r>
      <w:r>
        <w:rPr>
          <w:rFonts w:hint="eastAsia" w:ascii="Times New Roman" w:hAnsi="Times New Roman" w:eastAsia="黑体" w:cs="Times New Roman"/>
          <w:color w:val="auto"/>
          <w:kern w:val="2"/>
          <w:sz w:val="15"/>
          <w:szCs w:val="15"/>
        </w:rPr>
        <w:t>复制本报告未重新加盖“专用章”或检测单位公章无效。</w:t>
      </w:r>
    </w:p>
    <w:p>
      <w:pPr>
        <w:autoSpaceDE/>
        <w:autoSpaceDN/>
        <w:spacing w:before="0" w:after="0" w:line="240" w:lineRule="auto"/>
        <w:ind w:left="0" w:right="0" w:firstLine="825" w:firstLineChars="550"/>
        <w:jc w:val="both"/>
        <w:rPr>
          <w:rFonts w:hint="eastAsia" w:ascii="Times New Roman" w:hAnsi="Times New Roman" w:eastAsia="黑体" w:cs="Times New Roman"/>
          <w:color w:val="auto"/>
          <w:kern w:val="2"/>
          <w:sz w:val="15"/>
          <w:szCs w:val="15"/>
        </w:rPr>
        <w:sectPr>
          <w:footerReference r:id="rId9" w:type="first"/>
          <w:footerReference r:id="rId8" w:type="default"/>
          <w:pgSz w:w="11906" w:h="16838"/>
          <w:pgMar w:top="1440" w:right="1080" w:bottom="1440" w:left="1080" w:header="851" w:footer="68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  <w:titlePg/>
          <w:rtlGutter w:val="0"/>
          <w:docGrid w:type="lines" w:linePitch="312" w:charSpace="0"/>
        </w:sectPr>
      </w:pPr>
      <w:r>
        <w:rPr>
          <w:rFonts w:hint="eastAsia" w:ascii="Times New Roman" w:hAnsi="Times New Roman" w:eastAsia="黑体" w:cs="Times New Roman"/>
          <w:color w:val="auto"/>
          <w:kern w:val="2"/>
          <w:sz w:val="15"/>
          <w:szCs w:val="15"/>
          <w:lang w:val="en-US" w:eastAsia="zh-CN"/>
        </w:rPr>
        <w:t>5</w:t>
      </w:r>
      <w:r>
        <w:rPr>
          <w:rFonts w:hint="eastAsia" w:ascii="Times New Roman" w:hAnsi="Times New Roman" w:eastAsia="黑体" w:cs="Times New Roman"/>
          <w:color w:val="auto"/>
          <w:kern w:val="2"/>
          <w:sz w:val="15"/>
          <w:szCs w:val="15"/>
          <w:lang w:eastAsia="zh-CN"/>
        </w:rPr>
        <w:t>、报告无</w:t>
      </w:r>
      <w:r>
        <w:rPr>
          <w:rFonts w:hint="eastAsia" w:ascii="Times New Roman" w:hAnsi="Times New Roman" w:eastAsia="黑体" w:cs="Times New Roman"/>
          <w:color w:val="auto"/>
          <w:kern w:val="2"/>
          <w:sz w:val="15"/>
          <w:szCs w:val="15"/>
          <w:lang w:val="en-US" w:eastAsia="zh-CN"/>
        </w:rPr>
        <w:t>检测员</w:t>
      </w:r>
      <w:r>
        <w:rPr>
          <w:rFonts w:hint="eastAsia" w:ascii="Times New Roman" w:hAnsi="Times New Roman" w:eastAsia="黑体" w:cs="Times New Roman"/>
          <w:color w:val="auto"/>
          <w:kern w:val="2"/>
          <w:sz w:val="15"/>
          <w:szCs w:val="15"/>
          <w:lang w:eastAsia="zh-CN"/>
        </w:rPr>
        <w:t>、审核人、批准人签字无效。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pacing w:before="10"/>
        <w:ind w:left="0" w:leftChars="0" w:firstLine="0" w:firstLineChars="0"/>
        <w:jc w:val="center"/>
        <w:outlineLvl w:val="9"/>
        <w:rPr>
          <w:rFonts w:hint="default" w:eastAsia="宋体"/>
          <w:b/>
          <w:bCs/>
          <w:color w:val="auto"/>
          <w:sz w:val="32"/>
          <w:szCs w:val="32"/>
          <w:lang w:val="en-US" w:eastAsia="zh-CN"/>
        </w:rPr>
      </w:pPr>
      <w:bookmarkStart w:id="16" w:name="_Toc6709"/>
      <w:bookmarkStart w:id="17" w:name="_Toc13322"/>
      <w:r>
        <w:rPr>
          <w:rFonts w:hint="eastAsia"/>
          <w:b/>
          <w:bCs/>
          <w:color w:val="auto"/>
          <w:sz w:val="32"/>
          <w:szCs w:val="32"/>
          <w:lang w:val="en-US" w:eastAsia="zh-CN"/>
        </w:rPr>
        <w:t>玻璃幕墙</w:t>
      </w:r>
      <w:bookmarkEnd w:id="16"/>
      <w:bookmarkEnd w:id="17"/>
      <w:r>
        <w:rPr>
          <w:rFonts w:hint="eastAsia"/>
          <w:b/>
          <w:bCs/>
          <w:color w:val="auto"/>
          <w:sz w:val="32"/>
          <w:szCs w:val="32"/>
          <w:lang w:val="en-US" w:eastAsia="zh-CN"/>
        </w:rPr>
        <w:t>正常使用性鉴定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0"/>
        <w:ind w:firstLine="0" w:firstLineChars="0"/>
        <w:jc w:val="left"/>
        <w:textAlignment w:val="auto"/>
        <w:rPr>
          <w:rFonts w:hint="default" w:eastAsia="宋体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报告编号：</w:t>
      </w:r>
    </w:p>
    <w:tbl>
      <w:tblPr>
        <w:tblStyle w:val="13"/>
        <w:tblW w:w="9766" w:type="dxa"/>
        <w:jc w:val="center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79"/>
        <w:gridCol w:w="116"/>
        <w:gridCol w:w="246"/>
        <w:gridCol w:w="1243"/>
        <w:gridCol w:w="1452"/>
        <w:gridCol w:w="1465"/>
        <w:gridCol w:w="96"/>
        <w:gridCol w:w="1343"/>
        <w:gridCol w:w="25"/>
        <w:gridCol w:w="1375"/>
        <w:gridCol w:w="4"/>
        <w:gridCol w:w="1122"/>
        <w:tblGridChange w:id="13">
          <w:tblGrid>
            <w:gridCol w:w="1279"/>
            <w:gridCol w:w="116"/>
            <w:gridCol w:w="246"/>
            <w:gridCol w:w="1243"/>
            <w:gridCol w:w="1452"/>
            <w:gridCol w:w="1465"/>
            <w:gridCol w:w="96"/>
            <w:gridCol w:w="1343"/>
            <w:gridCol w:w="25"/>
            <w:gridCol w:w="1375"/>
            <w:gridCol w:w="4"/>
            <w:gridCol w:w="1122"/>
          </w:tblGrid>
        </w:tblGridChange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jc w:val="center"/>
        </w:trPr>
        <w:tc>
          <w:tcPr>
            <w:tcW w:w="1279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  <w:t>工程名称</w:t>
            </w:r>
          </w:p>
        </w:tc>
        <w:tc>
          <w:tcPr>
            <w:tcW w:w="4618" w:type="dxa"/>
            <w:gridSpan w:val="6"/>
            <w:vAlign w:val="center"/>
          </w:tcPr>
          <w:p>
            <w:pPr>
              <w:pStyle w:val="4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left"/>
              <w:textAlignment w:val="auto"/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/>
              </w:rPr>
            </w:pPr>
            <w:ins w:id="14" w:author="Administrator" w:date="2024-05-11T11:51:48Z">
              <w:r>
                <w:rPr>
                  <w:rFonts w:hint="default" w:ascii="宋体" w:hAnsi="宋体" w:eastAsia="宋体" w:cs="宋体"/>
                  <w:color w:val="auto"/>
                  <w:sz w:val="24"/>
                  <w:szCs w:val="24"/>
                  <w:lang w:val="en-US" w:eastAsia="zh-CN"/>
                </w:rPr>
                <w:t>广东南粤银行股份有限公司(和平大厦1至3楼后海名门1至4楼、财富汇金融中心1至3楼39至45楼)玻璃幕墙检测及鉴定</w:t>
              </w:r>
            </w:ins>
          </w:p>
        </w:tc>
        <w:tc>
          <w:tcPr>
            <w:tcW w:w="1368" w:type="dxa"/>
            <w:gridSpan w:val="2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  <w:t>幕墙面积</w:t>
            </w:r>
          </w:p>
        </w:tc>
        <w:tc>
          <w:tcPr>
            <w:tcW w:w="2501" w:type="dxa"/>
            <w:gridSpan w:val="3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none"/>
                <w:lang w:val="en-US"/>
              </w:rPr>
            </w:pPr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  <w:highlight w:val="none"/>
                <w:lang w:val="en-US" w:eastAsia="zh-CN"/>
              </w:rPr>
              <w:t>6738.22m</w:t>
            </w:r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  <w:highlight w:val="none"/>
                <w:vertAlign w:val="superscript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jc w:val="center"/>
        </w:trPr>
        <w:tc>
          <w:tcPr>
            <w:tcW w:w="1279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  <w:t>工程地点</w:t>
            </w:r>
          </w:p>
        </w:tc>
        <w:tc>
          <w:tcPr>
            <w:tcW w:w="4618" w:type="dxa"/>
            <w:gridSpan w:val="6"/>
            <w:vAlign w:val="center"/>
          </w:tcPr>
          <w:p>
            <w:pPr>
              <w:pStyle w:val="4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left"/>
              <w:textAlignment w:val="auto"/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cs="Times New Roman"/>
                <w:color w:val="auto"/>
                <w:lang w:val="en-US" w:eastAsia="zh-CN"/>
              </w:rPr>
              <w:t>广东省湛江市霞山区开发区乐山路27号</w:t>
            </w:r>
          </w:p>
        </w:tc>
        <w:tc>
          <w:tcPr>
            <w:tcW w:w="1368" w:type="dxa"/>
            <w:gridSpan w:val="2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  <w:t>幕墙类型</w:t>
            </w:r>
          </w:p>
        </w:tc>
        <w:tc>
          <w:tcPr>
            <w:tcW w:w="2501" w:type="dxa"/>
            <w:gridSpan w:val="3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ins w:id="15" w:author="Administrator" w:date="2024-05-11T11:52:10Z">
              <w:r>
                <w:rPr>
                  <w:rFonts w:hint="eastAsia" w:cs="宋体"/>
                  <w:color w:val="auto"/>
                  <w:spacing w:val="1"/>
                  <w:sz w:val="24"/>
                  <w:szCs w:val="24"/>
                  <w:lang w:val="en-US" w:eastAsia="zh-CN"/>
                </w:rPr>
                <w:t>半</w:t>
              </w:r>
            </w:ins>
            <w:r>
              <w:rPr>
                <w:rFonts w:hint="eastAsia" w:cs="宋体"/>
                <w:color w:val="auto"/>
                <w:spacing w:val="1"/>
                <w:sz w:val="24"/>
                <w:szCs w:val="24"/>
                <w:lang w:val="en-US" w:eastAsia="zh-CN"/>
              </w:rPr>
              <w:t>隐框式</w:t>
            </w:r>
            <w:r>
              <w:rPr>
                <w:rFonts w:hint="eastAsia" w:ascii="宋体" w:hAnsi="宋体" w:eastAsia="宋体" w:cs="宋体"/>
                <w:color w:val="auto"/>
                <w:spacing w:val="1"/>
                <w:sz w:val="24"/>
                <w:szCs w:val="24"/>
              </w:rPr>
              <w:t>玻璃幕墙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jc w:val="center"/>
        </w:trPr>
        <w:tc>
          <w:tcPr>
            <w:tcW w:w="1279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  <w:t>设计单位</w:t>
            </w:r>
          </w:p>
        </w:tc>
        <w:tc>
          <w:tcPr>
            <w:tcW w:w="4618" w:type="dxa"/>
            <w:gridSpan w:val="6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 w:bidi="ar-SA"/>
              </w:rPr>
              <w:t>/</w:t>
            </w:r>
          </w:p>
        </w:tc>
        <w:tc>
          <w:tcPr>
            <w:tcW w:w="1368" w:type="dxa"/>
            <w:gridSpan w:val="2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 w:bidi="ar-SA"/>
              </w:rPr>
              <w:t>竣工日期</w:t>
            </w:r>
          </w:p>
        </w:tc>
        <w:tc>
          <w:tcPr>
            <w:tcW w:w="2501" w:type="dxa"/>
            <w:gridSpan w:val="3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szCs w:val="24"/>
                <w:highlight w:val="none"/>
                <w:lang w:val="en-US" w:eastAsia="zh-CN" w:bidi="ar-SA"/>
              </w:rPr>
              <w:t>20</w:t>
            </w:r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  <w:highlight w:val="none"/>
                <w:lang w:val="en-US" w:eastAsia="zh-CN" w:bidi="ar-SA"/>
              </w:rPr>
              <w:t>19年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jc w:val="center"/>
        </w:trPr>
        <w:tc>
          <w:tcPr>
            <w:tcW w:w="1279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  <w:t>施工单位</w:t>
            </w:r>
          </w:p>
        </w:tc>
        <w:tc>
          <w:tcPr>
            <w:tcW w:w="4618" w:type="dxa"/>
            <w:gridSpan w:val="6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 w:bidi="ar-SA"/>
              </w:rPr>
              <w:t>/</w:t>
            </w:r>
          </w:p>
        </w:tc>
        <w:tc>
          <w:tcPr>
            <w:tcW w:w="1368" w:type="dxa"/>
            <w:gridSpan w:val="2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 w:bidi="ar-SA"/>
              </w:rPr>
              <w:t>委托日期</w:t>
            </w:r>
          </w:p>
        </w:tc>
        <w:tc>
          <w:tcPr>
            <w:tcW w:w="2501" w:type="dxa"/>
            <w:gridSpan w:val="3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  <w:highlight w:val="no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  <w:highlight w:val="none"/>
                <w:lang w:val="en-US" w:eastAsia="zh-CN" w:bidi="ar-SA"/>
              </w:rPr>
              <w:t>202</w:t>
            </w:r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  <w:highlight w:val="none"/>
                <w:lang w:val="en-US" w:eastAsia="zh-CN" w:bidi="ar-SA"/>
              </w:rPr>
              <w:t>4</w:t>
            </w:r>
            <w:r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  <w:highlight w:val="none"/>
                <w:lang w:val="en-US" w:eastAsia="zh-CN" w:bidi="ar-SA"/>
              </w:rPr>
              <w:t>-</w:t>
            </w:r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  <w:highlight w:val="none"/>
                <w:lang w:val="en-US" w:eastAsia="zh-CN" w:bidi="ar-SA"/>
              </w:rPr>
              <w:t>04</w:t>
            </w:r>
            <w:r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  <w:highlight w:val="none"/>
                <w:lang w:val="en-US" w:eastAsia="zh-CN" w:bidi="ar-SA"/>
              </w:rPr>
              <w:t>-</w:t>
            </w:r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  <w:highlight w:val="none"/>
                <w:lang w:val="en-US" w:eastAsia="zh-CN" w:bidi="ar-SA"/>
              </w:rPr>
              <w:t>22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jc w:val="center"/>
        </w:trPr>
        <w:tc>
          <w:tcPr>
            <w:tcW w:w="1279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auto"/>
                <w:spacing w:val="2"/>
                <w:sz w:val="24"/>
                <w:szCs w:val="24"/>
              </w:rPr>
              <w:t>监理单位</w:t>
            </w:r>
          </w:p>
        </w:tc>
        <w:tc>
          <w:tcPr>
            <w:tcW w:w="4618" w:type="dxa"/>
            <w:gridSpan w:val="6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 w:bidi="ar-SA"/>
              </w:rPr>
              <w:t>/</w:t>
            </w:r>
          </w:p>
        </w:tc>
        <w:tc>
          <w:tcPr>
            <w:tcW w:w="1368" w:type="dxa"/>
            <w:gridSpan w:val="2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 w:bidi="ar-SA"/>
              </w:rPr>
              <w:t>检测日期</w:t>
            </w:r>
          </w:p>
        </w:tc>
        <w:tc>
          <w:tcPr>
            <w:tcW w:w="2501" w:type="dxa"/>
            <w:gridSpan w:val="3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  <w:highlight w:val="no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  <w:highlight w:val="none"/>
                <w:lang w:val="en-US" w:eastAsia="zh-CN" w:bidi="ar-SA"/>
              </w:rPr>
              <w:t>202</w:t>
            </w:r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  <w:highlight w:val="none"/>
                <w:lang w:val="en-US" w:eastAsia="zh-CN" w:bidi="ar-SA"/>
              </w:rPr>
              <w:t>4</w:t>
            </w:r>
            <w:r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  <w:highlight w:val="none"/>
                <w:lang w:val="en-US" w:eastAsia="zh-CN" w:bidi="ar-SA"/>
              </w:rPr>
              <w:t>-</w:t>
            </w:r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  <w:highlight w:val="none"/>
                <w:lang w:val="en-US" w:eastAsia="zh-CN" w:bidi="ar-SA"/>
              </w:rPr>
              <w:t>0</w:t>
            </w:r>
            <w:del w:id="16" w:author="Administrator" w:date="2024-05-11T11:53:17Z">
              <w:r>
                <w:rPr>
                  <w:rFonts w:hint="default" w:ascii="Times New Roman" w:hAnsi="Times New Roman" w:cs="Times New Roman"/>
                  <w:color w:val="auto"/>
                  <w:sz w:val="24"/>
                  <w:szCs w:val="24"/>
                  <w:highlight w:val="none"/>
                  <w:lang w:val="en-US" w:eastAsia="zh-CN" w:bidi="ar-SA"/>
                </w:rPr>
                <w:delText>5</w:delText>
              </w:r>
            </w:del>
            <w:ins w:id="17" w:author="Administrator" w:date="2024-05-11T11:53:17Z">
              <w:r>
                <w:rPr>
                  <w:rFonts w:hint="eastAsia" w:ascii="Times New Roman" w:hAnsi="Times New Roman" w:cs="Times New Roman"/>
                  <w:color w:val="auto"/>
                  <w:sz w:val="24"/>
                  <w:szCs w:val="24"/>
                  <w:highlight w:val="none"/>
                  <w:lang w:val="en-US" w:eastAsia="zh-CN" w:bidi="ar-SA"/>
                </w:rPr>
                <w:t>4</w:t>
              </w:r>
            </w:ins>
            <w:r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  <w:highlight w:val="none"/>
                <w:lang w:val="en-US" w:eastAsia="zh-CN" w:bidi="ar-SA"/>
              </w:rPr>
              <w:t>-</w:t>
            </w:r>
            <w:del w:id="18" w:author="Administrator" w:date="2024-05-11T11:53:18Z">
              <w:r>
                <w:rPr>
                  <w:rFonts w:hint="default" w:ascii="Times New Roman" w:hAnsi="Times New Roman" w:cs="Times New Roman"/>
                  <w:color w:val="auto"/>
                  <w:sz w:val="24"/>
                  <w:szCs w:val="24"/>
                  <w:highlight w:val="none"/>
                  <w:lang w:val="en-US" w:eastAsia="zh-CN" w:bidi="ar-SA"/>
                </w:rPr>
                <w:delText>07</w:delText>
              </w:r>
            </w:del>
            <w:ins w:id="19" w:author="Administrator" w:date="2024-05-11T11:53:18Z">
              <w:r>
                <w:rPr>
                  <w:rFonts w:hint="eastAsia" w:ascii="Times New Roman" w:hAnsi="Times New Roman" w:cs="Times New Roman"/>
                  <w:color w:val="auto"/>
                  <w:sz w:val="24"/>
                  <w:szCs w:val="24"/>
                  <w:highlight w:val="none"/>
                  <w:lang w:val="en-US" w:eastAsia="zh-CN" w:bidi="ar-SA"/>
                </w:rPr>
                <w:t>2</w:t>
              </w:r>
            </w:ins>
            <w:ins w:id="20" w:author="Administrator" w:date="2024-05-11T11:53:19Z">
              <w:r>
                <w:rPr>
                  <w:rFonts w:hint="eastAsia" w:ascii="Times New Roman" w:hAnsi="Times New Roman" w:cs="Times New Roman"/>
                  <w:color w:val="auto"/>
                  <w:sz w:val="24"/>
                  <w:szCs w:val="24"/>
                  <w:highlight w:val="none"/>
                  <w:lang w:val="en-US" w:eastAsia="zh-CN" w:bidi="ar-SA"/>
                </w:rPr>
                <w:t>6</w:t>
              </w:r>
            </w:ins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jc w:val="center"/>
        </w:trPr>
        <w:tc>
          <w:tcPr>
            <w:tcW w:w="1279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  <w:t>项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  <w:t>目</w:t>
            </w:r>
          </w:p>
        </w:tc>
        <w:tc>
          <w:tcPr>
            <w:tcW w:w="8487" w:type="dxa"/>
            <w:gridSpan w:val="11"/>
            <w:tcBorders>
              <w:bottom w:val="single" w:color="auto" w:sz="4" w:space="0"/>
            </w:tcBorders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left"/>
              <w:textAlignment w:val="auto"/>
              <w:rPr>
                <w:rFonts w:hint="default" w:ascii="宋体" w:hAnsi="宋体" w:eastAsia="宋体" w:cs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lang w:val="en-US" w:eastAsia="zh-CN"/>
              </w:rPr>
              <w:t>玻璃幕墙</w:t>
            </w:r>
            <w:r>
              <w:rPr>
                <w:rFonts w:hint="eastAsia" w:cs="宋体"/>
                <w:color w:val="auto"/>
                <w:sz w:val="24"/>
                <w:szCs w:val="24"/>
                <w:lang w:val="en-US" w:eastAsia="zh-CN"/>
              </w:rPr>
              <w:t>正常使用性鉴定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21" w:author="Administrator" w:date="2024-05-11T11:54:11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4564" w:hRule="atLeast"/>
          <w:jc w:val="center"/>
          <w:trPrChange w:id="21" w:author="Administrator" w:date="2024-05-11T11:54:11Z">
            <w:trPr>
              <w:trHeight w:val="4408" w:hRule="atLeast"/>
              <w:jc w:val="center"/>
            </w:trPr>
          </w:trPrChange>
        </w:trPr>
        <w:tc>
          <w:tcPr>
            <w:tcW w:w="1279" w:type="dxa"/>
            <w:vMerge w:val="restart"/>
            <w:tcBorders>
              <w:right w:val="single" w:color="auto" w:sz="4" w:space="0"/>
            </w:tcBorders>
            <w:vAlign w:val="center"/>
            <w:tcPrChange w:id="22" w:author="Administrator" w:date="2024-05-11T11:54:11Z">
              <w:tcPr>
                <w:tcW w:w="1279" w:type="dxa"/>
                <w:vMerge w:val="restart"/>
                <w:tcBorders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</w:pPr>
            <w:r>
              <w:rPr>
                <w:rFonts w:hint="eastAsia" w:cs="宋体"/>
                <w:sz w:val="24"/>
                <w:szCs w:val="24"/>
                <w:lang w:val="en-US" w:eastAsia="zh-CN"/>
              </w:rPr>
              <w:t>鉴定依据</w:t>
            </w:r>
          </w:p>
        </w:tc>
        <w:tc>
          <w:tcPr>
            <w:tcW w:w="8487" w:type="dxa"/>
            <w:gridSpan w:val="11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tcPrChange w:id="23" w:author="Administrator" w:date="2024-05-11T11:54:11Z">
              <w:tcPr>
                <w:tcW w:w="8487" w:type="dxa"/>
                <w:gridSpan w:val="11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  <w:vAlign w:val="center"/>
              </w:tcPr>
            </w:tcPrChange>
          </w:tcPr>
          <w:p>
            <w:pPr>
              <w:ind w:firstLine="0" w:firstLineChars="0"/>
              <w:jc w:val="left"/>
              <w:rPr>
                <w:rFonts w:hint="default" w:ascii="宋体" w:hAnsi="宋体" w:eastAsia="宋体" w:cs="宋体"/>
                <w:spacing w:val="0"/>
                <w:sz w:val="24"/>
                <w:szCs w:val="22"/>
              </w:rPr>
            </w:pPr>
            <w:r>
              <w:rPr>
                <w:rFonts w:hint="default" w:ascii="宋体" w:hAnsi="宋体" w:eastAsia="宋体" w:cs="宋体"/>
                <w:spacing w:val="0"/>
                <w:sz w:val="24"/>
                <w:szCs w:val="22"/>
              </w:rPr>
              <w:t>《</w:t>
            </w:r>
            <w:r>
              <w:rPr>
                <w:rFonts w:hint="default" w:ascii="宋体" w:hAnsi="宋体" w:cs="宋体"/>
                <w:spacing w:val="0"/>
                <w:sz w:val="24"/>
                <w:szCs w:val="22"/>
                <w:lang w:val="en-US" w:eastAsia="zh-CN"/>
              </w:rPr>
              <w:t>建筑幕墙可靠性鉴定技术规程</w:t>
            </w:r>
            <w:r>
              <w:rPr>
                <w:rFonts w:hint="default" w:ascii="宋体" w:hAnsi="宋体" w:eastAsia="宋体" w:cs="宋体"/>
                <w:spacing w:val="0"/>
                <w:sz w:val="24"/>
                <w:szCs w:val="22"/>
              </w:rPr>
              <w:t>》</w:t>
            </w:r>
            <w:r>
              <w:rPr>
                <w:rFonts w:hint="default" w:ascii="宋体" w:hAnsi="宋体" w:eastAsia="宋体" w:cs="宋体"/>
                <w:spacing w:val="0"/>
                <w:sz w:val="24"/>
                <w:szCs w:val="22"/>
                <w:lang w:val="en-US" w:eastAsia="zh-CN"/>
              </w:rPr>
              <w:t>(</w:t>
            </w:r>
            <w:r>
              <w:rPr>
                <w:rFonts w:hint="default" w:ascii="宋体" w:hAnsi="宋体" w:cs="宋体"/>
                <w:spacing w:val="0"/>
                <w:sz w:val="24"/>
                <w:szCs w:val="22"/>
                <w:lang w:val="en-US" w:eastAsia="zh-CN"/>
              </w:rPr>
              <w:t>DBJ/T15-88-2022</w:t>
            </w:r>
            <w:r>
              <w:rPr>
                <w:rFonts w:hint="default" w:ascii="宋体" w:hAnsi="宋体" w:eastAsia="宋体" w:cs="宋体"/>
                <w:spacing w:val="0"/>
                <w:sz w:val="24"/>
                <w:szCs w:val="22"/>
                <w:lang w:val="en-US" w:eastAsia="zh-CN"/>
              </w:rPr>
              <w:t>)</w:t>
            </w:r>
          </w:p>
          <w:p>
            <w:pPr>
              <w:ind w:firstLine="0" w:firstLineChars="0"/>
              <w:jc w:val="left"/>
              <w:rPr>
                <w:rFonts w:hint="default" w:ascii="宋体" w:hAnsi="宋体" w:eastAsia="宋体" w:cs="宋体"/>
                <w:spacing w:val="0"/>
                <w:sz w:val="24"/>
                <w:szCs w:val="22"/>
              </w:rPr>
            </w:pPr>
            <w:r>
              <w:rPr>
                <w:rFonts w:hint="default" w:ascii="宋体" w:hAnsi="宋体" w:eastAsia="宋体" w:cs="宋体"/>
                <w:spacing w:val="0"/>
                <w:sz w:val="24"/>
                <w:szCs w:val="22"/>
              </w:rPr>
              <w:t>《建筑幕墙》</w:t>
            </w:r>
            <w:r>
              <w:rPr>
                <w:rFonts w:hint="default" w:ascii="宋体" w:hAnsi="宋体" w:eastAsia="宋体" w:cs="宋体"/>
                <w:spacing w:val="0"/>
                <w:sz w:val="24"/>
                <w:szCs w:val="22"/>
                <w:lang w:val="en-US" w:eastAsia="zh-CN"/>
              </w:rPr>
              <w:t>(GB/T</w:t>
            </w:r>
            <w:r>
              <w:rPr>
                <w:rFonts w:hint="default" w:ascii="宋体" w:hAnsi="宋体" w:cs="宋体"/>
                <w:spacing w:val="0"/>
                <w:sz w:val="24"/>
                <w:szCs w:val="22"/>
                <w:lang w:val="en-US" w:eastAsia="zh-CN"/>
              </w:rPr>
              <w:t xml:space="preserve"> </w:t>
            </w:r>
            <w:r>
              <w:rPr>
                <w:rFonts w:hint="default" w:ascii="宋体" w:hAnsi="宋体" w:eastAsia="宋体" w:cs="宋体"/>
                <w:spacing w:val="0"/>
                <w:sz w:val="24"/>
                <w:szCs w:val="22"/>
                <w:lang w:val="en-US" w:eastAsia="zh-CN"/>
              </w:rPr>
              <w:t>21086-2007)</w:t>
            </w:r>
          </w:p>
          <w:p>
            <w:pPr>
              <w:ind w:firstLine="0" w:firstLineChars="0"/>
              <w:jc w:val="left"/>
              <w:rPr>
                <w:rFonts w:hint="default" w:ascii="宋体" w:hAnsi="宋体" w:eastAsia="宋体" w:cs="宋体"/>
                <w:spacing w:val="0"/>
                <w:sz w:val="24"/>
                <w:szCs w:val="22"/>
              </w:rPr>
            </w:pPr>
            <w:r>
              <w:rPr>
                <w:rFonts w:hint="default" w:ascii="宋体" w:hAnsi="宋体" w:eastAsia="宋体" w:cs="宋体"/>
                <w:spacing w:val="0"/>
                <w:sz w:val="24"/>
                <w:szCs w:val="22"/>
              </w:rPr>
              <w:t>《玻璃幕墙工程技术规范》</w:t>
            </w:r>
            <w:r>
              <w:rPr>
                <w:rFonts w:hint="default" w:ascii="宋体" w:hAnsi="宋体" w:eastAsia="宋体" w:cs="宋体"/>
                <w:spacing w:val="0"/>
                <w:sz w:val="24"/>
                <w:szCs w:val="22"/>
                <w:lang w:val="en-US" w:eastAsia="zh-CN"/>
              </w:rPr>
              <w:t>(JGJ</w:t>
            </w:r>
            <w:r>
              <w:rPr>
                <w:rFonts w:hint="default" w:ascii="宋体" w:hAnsi="宋体" w:cs="宋体"/>
                <w:spacing w:val="0"/>
                <w:sz w:val="24"/>
                <w:szCs w:val="22"/>
                <w:lang w:val="en-US" w:eastAsia="zh-CN"/>
              </w:rPr>
              <w:t xml:space="preserve"> </w:t>
            </w:r>
            <w:r>
              <w:rPr>
                <w:rFonts w:hint="default" w:ascii="宋体" w:hAnsi="宋体" w:eastAsia="宋体" w:cs="宋体"/>
                <w:spacing w:val="0"/>
                <w:sz w:val="24"/>
                <w:szCs w:val="22"/>
                <w:lang w:val="en-US" w:eastAsia="zh-CN"/>
              </w:rPr>
              <w:t>102-2003)</w:t>
            </w:r>
          </w:p>
          <w:p>
            <w:pPr>
              <w:ind w:firstLine="0" w:firstLineChars="0"/>
              <w:jc w:val="left"/>
              <w:rPr>
                <w:rFonts w:hint="default" w:ascii="宋体" w:hAnsi="宋体" w:eastAsia="宋体" w:cs="宋体"/>
                <w:spacing w:val="0"/>
                <w:sz w:val="24"/>
                <w:szCs w:val="22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pacing w:val="0"/>
                <w:sz w:val="24"/>
                <w:szCs w:val="22"/>
              </w:rPr>
              <w:t>《玻璃幕墙工程质量检验标准》</w:t>
            </w:r>
            <w:r>
              <w:rPr>
                <w:rFonts w:hint="default" w:ascii="宋体" w:hAnsi="宋体" w:eastAsia="宋体" w:cs="宋体"/>
                <w:spacing w:val="0"/>
                <w:sz w:val="24"/>
                <w:szCs w:val="22"/>
                <w:lang w:val="en-US" w:eastAsia="zh-CN"/>
              </w:rPr>
              <w:t>(JGJ/T</w:t>
            </w:r>
            <w:r>
              <w:rPr>
                <w:rFonts w:hint="default" w:ascii="宋体" w:hAnsi="宋体" w:cs="宋体"/>
                <w:spacing w:val="0"/>
                <w:sz w:val="24"/>
                <w:szCs w:val="22"/>
                <w:lang w:val="en-US" w:eastAsia="zh-CN"/>
              </w:rPr>
              <w:t xml:space="preserve"> </w:t>
            </w:r>
            <w:r>
              <w:rPr>
                <w:rFonts w:hint="default" w:ascii="宋体" w:hAnsi="宋体" w:eastAsia="宋体" w:cs="宋体"/>
                <w:spacing w:val="0"/>
                <w:sz w:val="24"/>
                <w:szCs w:val="22"/>
                <w:lang w:val="en-US" w:eastAsia="zh-CN"/>
              </w:rPr>
              <w:t>139-2020)</w:t>
            </w:r>
          </w:p>
          <w:p>
            <w:pPr>
              <w:ind w:firstLine="0" w:firstLineChars="0"/>
              <w:jc w:val="left"/>
              <w:rPr>
                <w:rFonts w:hint="default" w:ascii="宋体" w:hAnsi="宋体" w:eastAsia="宋体" w:cs="宋体"/>
                <w:spacing w:val="0"/>
                <w:sz w:val="24"/>
                <w:szCs w:val="22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pacing w:val="0"/>
                <w:sz w:val="24"/>
                <w:szCs w:val="22"/>
                <w:lang w:val="en-US" w:eastAsia="zh-CN"/>
              </w:rPr>
              <w:t>《建筑门窗幕墙用钢化玻璃》</w:t>
            </w:r>
            <w:r>
              <w:rPr>
                <w:rFonts w:hint="eastAsia" w:ascii="宋体" w:hAnsi="宋体" w:cs="宋体"/>
                <w:spacing w:val="0"/>
                <w:sz w:val="24"/>
                <w:szCs w:val="22"/>
                <w:lang w:val="en-US" w:eastAsia="zh-CN"/>
              </w:rPr>
              <w:t>(</w:t>
            </w:r>
            <w:r>
              <w:rPr>
                <w:rFonts w:hint="default" w:ascii="宋体" w:hAnsi="宋体" w:eastAsia="宋体" w:cs="宋体"/>
                <w:spacing w:val="0"/>
                <w:sz w:val="24"/>
                <w:szCs w:val="22"/>
                <w:lang w:val="en-US" w:eastAsia="zh-CN"/>
              </w:rPr>
              <w:t>JG/T 455-2014</w:t>
            </w:r>
            <w:r>
              <w:rPr>
                <w:rFonts w:hint="eastAsia" w:ascii="宋体" w:hAnsi="宋体" w:cs="宋体"/>
                <w:spacing w:val="0"/>
                <w:sz w:val="24"/>
                <w:szCs w:val="22"/>
                <w:lang w:val="en-US" w:eastAsia="zh-CN"/>
              </w:rPr>
              <w:t>)</w:t>
            </w:r>
          </w:p>
          <w:p>
            <w:pPr>
              <w:ind w:firstLine="0" w:firstLineChars="0"/>
              <w:jc w:val="left"/>
              <w:rPr>
                <w:rFonts w:hint="default" w:ascii="宋体" w:hAnsi="宋体" w:eastAsia="宋体" w:cs="宋体"/>
                <w:spacing w:val="0"/>
                <w:sz w:val="24"/>
                <w:szCs w:val="22"/>
              </w:rPr>
            </w:pPr>
            <w:r>
              <w:rPr>
                <w:rFonts w:hint="default" w:ascii="宋体" w:hAnsi="宋体" w:eastAsia="宋体" w:cs="宋体"/>
                <w:color w:val="auto"/>
                <w:spacing w:val="0"/>
                <w:sz w:val="24"/>
                <w:szCs w:val="22"/>
              </w:rPr>
              <w:t>《建筑幕墙气密、水密、抗风压性能检测方法》</w:t>
            </w:r>
            <w:r>
              <w:rPr>
                <w:rFonts w:hint="default" w:ascii="宋体" w:hAnsi="宋体" w:eastAsia="宋体" w:cs="宋体"/>
                <w:color w:val="auto"/>
                <w:spacing w:val="0"/>
                <w:sz w:val="24"/>
                <w:szCs w:val="22"/>
                <w:lang w:val="en-US" w:eastAsia="zh-CN"/>
              </w:rPr>
              <w:t>(GB/T 15227-2019)</w:t>
            </w:r>
          </w:p>
          <w:p>
            <w:pPr>
              <w:ind w:firstLine="0" w:firstLineChars="0"/>
              <w:jc w:val="left"/>
              <w:rPr>
                <w:rFonts w:hint="default" w:ascii="宋体" w:hAnsi="宋体" w:eastAsia="宋体" w:cs="宋体"/>
                <w:spacing w:val="0"/>
                <w:sz w:val="24"/>
                <w:szCs w:val="22"/>
              </w:rPr>
            </w:pPr>
            <w:r>
              <w:rPr>
                <w:rFonts w:hint="default" w:ascii="宋体" w:hAnsi="宋体" w:eastAsia="宋体" w:cs="宋体"/>
                <w:spacing w:val="0"/>
                <w:sz w:val="24"/>
                <w:szCs w:val="22"/>
              </w:rPr>
              <w:t>《建筑玻璃应用技术规程》</w:t>
            </w:r>
            <w:r>
              <w:rPr>
                <w:rFonts w:hint="default" w:ascii="宋体" w:hAnsi="宋体" w:eastAsia="宋体" w:cs="宋体"/>
                <w:spacing w:val="0"/>
                <w:sz w:val="24"/>
                <w:szCs w:val="22"/>
                <w:lang w:val="en-US" w:eastAsia="zh-CN"/>
              </w:rPr>
              <w:t>(JGJ 113-2</w:t>
            </w:r>
            <w:r>
              <w:rPr>
                <w:rFonts w:hint="default" w:ascii="宋体" w:hAnsi="宋体" w:eastAsia="宋体" w:cs="宋体"/>
                <w:spacing w:val="0"/>
                <w:sz w:val="24"/>
                <w:szCs w:val="22"/>
              </w:rPr>
              <w:t>0</w:t>
            </w:r>
            <w:r>
              <w:rPr>
                <w:rFonts w:hint="default" w:ascii="宋体" w:hAnsi="宋体" w:eastAsia="宋体" w:cs="宋体"/>
                <w:spacing w:val="0"/>
                <w:sz w:val="24"/>
                <w:szCs w:val="22"/>
                <w:lang w:val="en-US" w:eastAsia="zh-CN"/>
              </w:rPr>
              <w:t>15</w:t>
            </w:r>
            <w:r>
              <w:rPr>
                <w:rFonts w:hint="default" w:ascii="宋体" w:hAnsi="宋体" w:eastAsia="宋体" w:cs="宋体"/>
                <w:spacing w:val="0"/>
                <w:sz w:val="24"/>
                <w:szCs w:val="22"/>
              </w:rPr>
              <w:t>)</w:t>
            </w:r>
          </w:p>
          <w:p>
            <w:pPr>
              <w:ind w:firstLine="0" w:firstLineChars="0"/>
              <w:jc w:val="left"/>
              <w:rPr>
                <w:rFonts w:hint="default" w:ascii="宋体" w:hAnsi="宋体" w:eastAsia="宋体" w:cs="宋体"/>
                <w:spacing w:val="0"/>
                <w:sz w:val="24"/>
                <w:szCs w:val="22"/>
              </w:rPr>
            </w:pPr>
            <w:r>
              <w:rPr>
                <w:rFonts w:hint="default" w:ascii="宋体" w:hAnsi="宋体" w:cs="宋体"/>
                <w:spacing w:val="0"/>
                <w:sz w:val="24"/>
                <w:szCs w:val="22"/>
                <w:lang w:eastAsia="zh-CN"/>
              </w:rPr>
              <w:t>《</w:t>
            </w:r>
            <w:r>
              <w:rPr>
                <w:rFonts w:hint="default" w:ascii="宋体" w:hAnsi="宋体" w:cs="宋体"/>
                <w:spacing w:val="0"/>
                <w:sz w:val="24"/>
                <w:szCs w:val="22"/>
                <w:lang w:val="en-US" w:eastAsia="zh-CN"/>
              </w:rPr>
              <w:t>既有建筑幕墙安全检查技术规程</w:t>
            </w:r>
            <w:r>
              <w:rPr>
                <w:rFonts w:hint="default" w:ascii="宋体" w:hAnsi="宋体" w:cs="宋体"/>
                <w:spacing w:val="0"/>
                <w:sz w:val="24"/>
                <w:szCs w:val="22"/>
                <w:lang w:eastAsia="zh-CN"/>
              </w:rPr>
              <w:t>》（</w:t>
            </w:r>
            <w:r>
              <w:rPr>
                <w:rFonts w:hint="default" w:ascii="宋体" w:hAnsi="宋体" w:cs="宋体"/>
                <w:spacing w:val="0"/>
                <w:sz w:val="24"/>
                <w:szCs w:val="22"/>
                <w:lang w:val="en-US" w:eastAsia="zh-CN"/>
              </w:rPr>
              <w:t>DB4401/T152-2022</w:t>
            </w:r>
            <w:r>
              <w:rPr>
                <w:rFonts w:hint="default" w:ascii="宋体" w:hAnsi="宋体" w:cs="宋体"/>
                <w:spacing w:val="0"/>
                <w:sz w:val="24"/>
                <w:szCs w:val="22"/>
                <w:lang w:eastAsia="zh-CN"/>
              </w:rPr>
              <w:t>）</w:t>
            </w:r>
          </w:p>
          <w:p>
            <w:pPr>
              <w:ind w:left="0" w:leftChars="0" w:right="0" w:rightChars="0" w:firstLine="0" w:firstLineChars="0"/>
              <w:jc w:val="left"/>
              <w:rPr>
                <w:rFonts w:hint="default" w:ascii="宋体" w:hAnsi="宋体" w:eastAsia="宋体" w:cs="宋体"/>
                <w:color w:val="auto"/>
                <w:spacing w:val="2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cs="宋体"/>
                <w:spacing w:val="0"/>
                <w:sz w:val="24"/>
                <w:szCs w:val="22"/>
                <w:lang w:eastAsia="zh-CN"/>
              </w:rPr>
              <w:t>《</w:t>
            </w:r>
            <w:r>
              <w:rPr>
                <w:rFonts w:hint="default" w:ascii="宋体" w:hAnsi="宋体" w:cs="宋体"/>
                <w:spacing w:val="0"/>
                <w:sz w:val="24"/>
                <w:szCs w:val="22"/>
                <w:lang w:val="en-US" w:eastAsia="zh-CN"/>
              </w:rPr>
              <w:t>建筑幕墙工程检测方法标准</w:t>
            </w:r>
            <w:r>
              <w:rPr>
                <w:rFonts w:hint="default" w:ascii="宋体" w:hAnsi="宋体" w:cs="宋体"/>
                <w:spacing w:val="0"/>
                <w:sz w:val="24"/>
                <w:szCs w:val="22"/>
                <w:lang w:eastAsia="zh-CN"/>
              </w:rPr>
              <w:t>》</w:t>
            </w:r>
            <w:r>
              <w:rPr>
                <w:rFonts w:hint="eastAsia" w:ascii="宋体" w:hAnsi="宋体" w:cs="宋体"/>
                <w:spacing w:val="0"/>
                <w:sz w:val="24"/>
                <w:szCs w:val="22"/>
                <w:lang w:val="en-US" w:eastAsia="zh-CN"/>
              </w:rPr>
              <w:t>(</w:t>
            </w:r>
            <w:r>
              <w:rPr>
                <w:rFonts w:hint="default" w:ascii="宋体" w:hAnsi="宋体" w:cs="宋体"/>
                <w:spacing w:val="0"/>
                <w:sz w:val="24"/>
                <w:szCs w:val="22"/>
                <w:lang w:val="en-US" w:eastAsia="zh-CN"/>
              </w:rPr>
              <w:t>JGJ/T324-2014</w:t>
            </w:r>
            <w:r>
              <w:rPr>
                <w:rFonts w:hint="eastAsia" w:ascii="宋体" w:hAnsi="宋体" w:cs="宋体"/>
                <w:spacing w:val="0"/>
                <w:sz w:val="24"/>
                <w:szCs w:val="22"/>
                <w:lang w:val="en-US" w:eastAsia="zh-CN"/>
              </w:rPr>
              <w:t>)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24" w:author="Administrator" w:date="2024-05-11T11:54:1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3960" w:hRule="atLeast"/>
          <w:jc w:val="center"/>
          <w:trPrChange w:id="24" w:author="Administrator" w:date="2024-05-11T11:54:14Z">
            <w:trPr>
              <w:trHeight w:val="4535" w:hRule="atLeast"/>
              <w:jc w:val="center"/>
            </w:trPr>
          </w:trPrChange>
        </w:trPr>
        <w:tc>
          <w:tcPr>
            <w:tcW w:w="1279" w:type="dxa"/>
            <w:tcBorders>
              <w:right w:val="single" w:color="000000" w:sz="2" w:space="0"/>
            </w:tcBorders>
            <w:vAlign w:val="center"/>
            <w:tcPrChange w:id="25" w:author="Administrator" w:date="2024-05-11T11:54:14Z">
              <w:tcPr>
                <w:tcW w:w="1279" w:type="dxa"/>
                <w:tcBorders>
                  <w:right w:val="single" w:color="000000" w:sz="2" w:space="0"/>
                </w:tcBorders>
                <w:vAlign w:val="center"/>
              </w:tcPr>
            </w:tcPrChange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现场仪器</w:t>
            </w:r>
          </w:p>
        </w:tc>
        <w:tc>
          <w:tcPr>
            <w:tcW w:w="8487" w:type="dxa"/>
            <w:gridSpan w:val="11"/>
            <w:tcBorders>
              <w:top w:val="single" w:color="auto" w:sz="4" w:space="0"/>
              <w:left w:val="single" w:color="000000" w:sz="2" w:space="0"/>
              <w:bottom w:val="single" w:color="auto" w:sz="4" w:space="0"/>
              <w:right w:val="single" w:color="000000" w:sz="2" w:space="0"/>
            </w:tcBorders>
            <w:vAlign w:val="center"/>
            <w:tcPrChange w:id="26" w:author="Administrator" w:date="2024-05-11T11:54:14Z">
              <w:tcPr>
                <w:tcW w:w="8487" w:type="dxa"/>
                <w:gridSpan w:val="11"/>
                <w:tcBorders>
                  <w:top w:val="single" w:color="auto" w:sz="4" w:space="0"/>
                  <w:left w:val="single" w:color="000000" w:sz="2" w:space="0"/>
                  <w:bottom w:val="single" w:color="auto" w:sz="4" w:space="0"/>
                  <w:right w:val="single" w:color="000000" w:sz="2" w:space="0"/>
                </w:tcBorders>
                <w:vAlign w:val="center"/>
              </w:tcPr>
            </w:tcPrChange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0" w:beforeLines="50" w:after="0" w:afterLines="50" w:line="240" w:lineRule="auto"/>
              <w:ind w:left="0" w:leftChars="0" w:right="120" w:rightChars="50" w:firstLine="240" w:firstLineChars="100"/>
              <w:jc w:val="left"/>
              <w:textAlignment w:val="auto"/>
              <w:rPr>
                <w:rFonts w:hint="eastAsia" w:ascii="宋体" w:hAnsi="宋体" w:eastAsia="宋体" w:cs="宋体"/>
                <w:spacing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涂层厚度测量仪</w:t>
            </w:r>
          </w:p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0" w:beforeLines="50" w:after="0" w:afterLines="50" w:line="240" w:lineRule="auto"/>
              <w:ind w:left="0" w:leftChars="0" w:right="120" w:rightChars="50" w:firstLine="252" w:firstLineChars="100"/>
              <w:jc w:val="left"/>
              <w:textAlignment w:val="auto"/>
              <w:rPr>
                <w:rFonts w:hint="eastAsia" w:ascii="宋体" w:hAnsi="宋体" w:eastAsia="宋体" w:cs="宋体"/>
                <w:spacing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pacing w:val="6"/>
                <w:sz w:val="24"/>
                <w:szCs w:val="24"/>
                <w:lang w:val="en-US" w:eastAsia="zh-CN"/>
              </w:rPr>
              <w:t>数码玻璃厚度</w:t>
            </w:r>
            <w:r>
              <w:rPr>
                <w:rFonts w:hint="eastAsia" w:ascii="宋体" w:hAnsi="宋体" w:eastAsia="宋体" w:cs="宋体"/>
                <w:spacing w:val="6"/>
                <w:sz w:val="24"/>
                <w:szCs w:val="24"/>
              </w:rPr>
              <w:t>仪</w:t>
            </w:r>
          </w:p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0" w:beforeLines="50" w:after="0" w:afterLines="50" w:line="240" w:lineRule="auto"/>
              <w:ind w:left="0" w:leftChars="0" w:right="120" w:rightChars="50" w:firstLine="240" w:firstLineChars="100"/>
              <w:jc w:val="left"/>
              <w:textAlignment w:val="auto"/>
              <w:rPr>
                <w:rFonts w:hint="eastAsia" w:ascii="宋体" w:hAnsi="宋体" w:eastAsia="宋体" w:cs="宋体"/>
                <w:spacing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全站仪</w:t>
            </w:r>
          </w:p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0" w:beforeLines="50" w:after="0" w:afterLines="50" w:line="240" w:lineRule="auto"/>
              <w:ind w:left="0" w:leftChars="0" w:right="120" w:rightChars="50" w:firstLine="240" w:firstLineChars="10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手持测距仪</w:t>
            </w:r>
          </w:p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0" w:beforeLines="50" w:after="0" w:afterLines="50" w:line="240" w:lineRule="auto"/>
              <w:ind w:left="0" w:leftChars="0" w:right="120" w:rightChars="50" w:firstLine="244" w:firstLineChars="100"/>
              <w:jc w:val="left"/>
              <w:textAlignment w:val="auto"/>
              <w:rPr>
                <w:rFonts w:hint="eastAsia" w:ascii="宋体" w:hAnsi="宋体" w:eastAsia="宋体" w:cs="宋体"/>
                <w:spacing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pacing w:val="2"/>
                <w:sz w:val="24"/>
                <w:szCs w:val="24"/>
              </w:rPr>
              <w:t>游标卡尺</w:t>
            </w:r>
          </w:p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0" w:leftChars="0" w:right="120" w:rightChars="50" w:firstLine="244" w:firstLineChars="100"/>
              <w:jc w:val="left"/>
              <w:textAlignment w:val="auto"/>
              <w:rPr>
                <w:rFonts w:hint="eastAsia" w:ascii="宋体" w:hAnsi="宋体" w:eastAsia="宋体" w:cs="宋体"/>
                <w:spacing w:val="2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pacing w:val="2"/>
                <w:sz w:val="24"/>
                <w:szCs w:val="24"/>
              </w:rPr>
              <w:t>钢卷尺</w:t>
            </w:r>
          </w:p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0" w:leftChars="0" w:right="120" w:rightChars="50" w:firstLine="240" w:firstLineChars="100"/>
              <w:jc w:val="left"/>
              <w:textAlignment w:val="auto"/>
              <w:rPr>
                <w:rFonts w:hint="default" w:ascii="宋体" w:hAnsi="宋体" w:eastAsia="宋体" w:cs="宋体"/>
                <w:color w:val="auto"/>
                <w:spacing w:val="2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2"/>
                <w:lang w:val="en-US" w:eastAsia="zh-CN"/>
              </w:rPr>
              <w:t>玻璃应力计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tblHeader/>
          <w:jc w:val="center"/>
        </w:trPr>
        <w:tc>
          <w:tcPr>
            <w:tcW w:w="9766" w:type="dxa"/>
            <w:gridSpan w:val="12"/>
            <w:tcBorders>
              <w:top w:val="single" w:color="auto" w:sz="4" w:space="0"/>
              <w:bottom w:val="single" w:color="000000" w:sz="2" w:space="0"/>
            </w:tcBorders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tabs>
                <w:tab w:val="left" w:pos="4054"/>
                <w:tab w:val="left" w:pos="4538"/>
                <w:tab w:val="left" w:pos="5022"/>
                <w:tab w:val="left" w:pos="5502"/>
                <w:tab w:val="left" w:pos="5981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default" w:eastAsia="宋体"/>
                <w:color w:val="auto"/>
                <w:sz w:val="20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检测鉴定结果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141" w:hRule="atLeast"/>
          <w:jc w:val="center"/>
        </w:trPr>
        <w:tc>
          <w:tcPr>
            <w:tcW w:w="9766" w:type="dxa"/>
            <w:gridSpan w:val="12"/>
            <w:tcBorders>
              <w:top w:val="single" w:color="000000" w:sz="2" w:space="0"/>
              <w:left w:val="single" w:color="000000" w:sz="2" w:space="0"/>
              <w:right w:val="single" w:color="000000" w:sz="2" w:space="0"/>
            </w:tcBorders>
            <w:vAlign w:val="top"/>
          </w:tcPr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2"/>
                <w:numId w:val="0"/>
              </w:numPr>
              <w:tabs>
                <w:tab w:val="left" w:pos="1180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28" w:lineRule="auto"/>
              <w:ind w:left="120" w:leftChars="50" w:right="120" w:rightChars="50" w:firstLine="393" w:firstLineChars="164"/>
              <w:jc w:val="left"/>
              <w:textAlignment w:val="auto"/>
              <w:rPr>
                <w:rFonts w:hint="default" w:eastAsia="宋体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1.支承构件及连接</w:t>
            </w:r>
          </w:p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2"/>
                <w:numId w:val="0"/>
              </w:numPr>
              <w:tabs>
                <w:tab w:val="left" w:pos="1180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28" w:lineRule="auto"/>
              <w:ind w:left="120" w:leftChars="50" w:right="120" w:rightChars="50" w:firstLine="631" w:firstLineChars="263"/>
              <w:jc w:val="left"/>
              <w:textAlignment w:val="auto"/>
              <w:rPr>
                <w:rFonts w:hint="default" w:eastAsia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lang w:val="en-US" w:eastAsia="zh-CN"/>
              </w:rPr>
              <w:t>1.1</w:t>
            </w:r>
            <w:r>
              <w:rPr>
                <w:rFonts w:hint="eastAsia"/>
                <w:color w:val="auto"/>
                <w:sz w:val="24"/>
                <w:szCs w:val="24"/>
                <w:lang w:val="en-US" w:eastAsia="zh-CN"/>
              </w:rPr>
              <w:t>支承构件</w:t>
            </w:r>
          </w:p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2"/>
                <w:numId w:val="0"/>
              </w:numPr>
              <w:tabs>
                <w:tab w:val="left" w:pos="1180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28" w:lineRule="auto"/>
              <w:ind w:left="120" w:leftChars="50" w:right="120" w:rightChars="50" w:firstLine="631" w:firstLineChars="263"/>
              <w:jc w:val="left"/>
              <w:textAlignment w:val="auto"/>
              <w:rPr>
                <w:ins w:id="27" w:author="Administrator" w:date="2024-05-11T11:56:05Z"/>
                <w:rFonts w:hint="default"/>
              </w:rPr>
            </w:pPr>
            <w:ins w:id="28" w:author="Administrator" w:date="2024-05-11T12:06:59Z">
              <w:r>
                <w:rPr>
                  <w:rFonts w:hint="eastAsia" w:ascii="Times New Roman" w:hAnsi="Times New Roman" w:cs="宋体"/>
                  <w:color w:val="auto"/>
                  <w:sz w:val="24"/>
                  <w:szCs w:val="24"/>
                  <w:lang w:val="en-US" w:eastAsia="zh-CN" w:bidi="ar-SA"/>
                </w:rPr>
                <w:t>（1）</w:t>
              </w:r>
            </w:ins>
            <w:del w:id="29" w:author="Administrator" w:date="2024-05-11T11:56:05Z">
              <w:r>
                <w:rPr>
                  <w:rFonts w:hint="eastAsia" w:ascii="Times New Roman" w:hAnsi="Times New Roman" w:cs="宋体"/>
                  <w:color w:val="auto"/>
                  <w:sz w:val="24"/>
                  <w:szCs w:val="24"/>
                  <w:lang w:val="en-US" w:eastAsia="zh-CN" w:bidi="ar-SA"/>
                </w:rPr>
                <w:delText>（1）</w:delText>
              </w:r>
            </w:del>
            <w:del w:id="30" w:author="Administrator" w:date="2024-05-11T11:55:57Z">
              <w:r>
                <w:rPr>
                  <w:color w:val="auto"/>
                  <w:sz w:val="24"/>
                  <w:szCs w:val="24"/>
                </w:rPr>
                <w:delText>立柱、横梁表面无明显变形、裂纹</w:delText>
              </w:r>
            </w:del>
            <w:del w:id="31" w:author="Administrator" w:date="2024-05-11T11:55:57Z">
              <w:r>
                <w:rPr>
                  <w:rFonts w:hint="eastAsia"/>
                  <w:color w:val="auto"/>
                  <w:sz w:val="24"/>
                  <w:szCs w:val="24"/>
                  <w:lang w:val="en-US" w:eastAsia="zh-CN"/>
                </w:rPr>
                <w:delText>、流痕</w:delText>
              </w:r>
            </w:del>
            <w:del w:id="32" w:author="Administrator" w:date="2024-05-11T11:55:57Z">
              <w:r>
                <w:rPr>
                  <w:color w:val="auto"/>
                  <w:sz w:val="24"/>
                  <w:szCs w:val="24"/>
                </w:rPr>
                <w:delText>；</w:delText>
              </w:r>
            </w:del>
            <w:ins w:id="33" w:author="Administrator" w:date="2024-05-11T11:55:54Z">
              <w:r>
                <w:rPr>
                  <w:rFonts w:hint="default"/>
                </w:rPr>
                <w:t>立柱</w:t>
              </w:r>
            </w:ins>
            <w:ins w:id="34" w:author="Administrator" w:date="2024-05-11T11:55:54Z">
              <w:r>
                <w:rPr>
                  <w:rFonts w:hint="eastAsia"/>
                  <w:lang w:val="en-US" w:eastAsia="zh-CN"/>
                </w:rPr>
                <w:t>面层外观良好，</w:t>
              </w:r>
            </w:ins>
            <w:ins w:id="35" w:author="Administrator" w:date="2024-05-11T11:55:54Z">
              <w:r>
                <w:rPr>
                  <w:rFonts w:hint="default"/>
                </w:rPr>
                <w:t>无明显</w:t>
              </w:r>
            </w:ins>
            <w:ins w:id="36" w:author="Administrator" w:date="2024-05-11T11:55:54Z">
              <w:r>
                <w:rPr>
                  <w:rFonts w:hint="eastAsia"/>
                  <w:lang w:val="en-US" w:eastAsia="zh-CN"/>
                </w:rPr>
                <w:t>变形、损坏、松动、锈蚀等缺陷</w:t>
              </w:r>
            </w:ins>
            <w:ins w:id="37" w:author="Administrator" w:date="2024-05-11T11:55:54Z">
              <w:r>
                <w:rPr>
                  <w:rFonts w:hint="default"/>
                </w:rPr>
                <w:t>；</w:t>
              </w:r>
            </w:ins>
          </w:p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2"/>
                <w:numId w:val="0"/>
              </w:numPr>
              <w:tabs>
                <w:tab w:val="left" w:pos="1180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28" w:lineRule="auto"/>
              <w:ind w:left="120" w:leftChars="50" w:right="120" w:rightChars="50" w:firstLine="631" w:firstLineChars="263"/>
              <w:jc w:val="left"/>
              <w:textAlignment w:val="auto"/>
              <w:rPr>
                <w:rFonts w:hint="default"/>
              </w:rPr>
            </w:pPr>
            <w:ins w:id="38" w:author="Administrator" w:date="2024-05-11T12:07:08Z">
              <w:r>
                <w:rPr>
                  <w:rFonts w:hint="eastAsia"/>
                  <w:lang w:val="en-US" w:eastAsia="zh-CN"/>
                </w:rPr>
                <w:t>（</w:t>
              </w:r>
            </w:ins>
            <w:ins w:id="39" w:author="Administrator" w:date="2024-05-11T12:07:10Z">
              <w:r>
                <w:rPr>
                  <w:rFonts w:hint="eastAsia"/>
                  <w:lang w:val="en-US" w:eastAsia="zh-CN"/>
                </w:rPr>
                <w:t>2</w:t>
              </w:r>
            </w:ins>
            <w:ins w:id="40" w:author="Administrator" w:date="2024-05-11T12:07:08Z">
              <w:r>
                <w:rPr>
                  <w:rFonts w:hint="eastAsia"/>
                  <w:lang w:val="en-US" w:eastAsia="zh-CN"/>
                </w:rPr>
                <w:t>）</w:t>
              </w:r>
            </w:ins>
            <w:ins w:id="41" w:author="Administrator" w:date="2024-05-11T11:56:10Z">
              <w:r>
                <w:rPr>
                  <w:rFonts w:hint="eastAsia"/>
                  <w:lang w:val="en-US" w:eastAsia="zh-CN"/>
                </w:rPr>
                <w:t>部分</w:t>
              </w:r>
            </w:ins>
            <w:ins w:id="42" w:author="Administrator" w:date="2024-05-11T11:56:12Z">
              <w:r>
                <w:rPr>
                  <w:rFonts w:hint="eastAsia"/>
                  <w:lang w:val="en-US" w:eastAsia="zh-CN"/>
                </w:rPr>
                <w:t>横梁</w:t>
              </w:r>
            </w:ins>
            <w:ins w:id="43" w:author="Administrator" w:date="2024-05-11T11:56:17Z">
              <w:r>
                <w:rPr>
                  <w:rFonts w:hint="eastAsia"/>
                  <w:lang w:val="en-US" w:eastAsia="zh-CN"/>
                </w:rPr>
                <w:t>底部</w:t>
              </w:r>
            </w:ins>
            <w:ins w:id="44" w:author="Administrator" w:date="2024-05-11T11:56:19Z">
              <w:r>
                <w:rPr>
                  <w:rFonts w:hint="eastAsia"/>
                  <w:lang w:val="en-US" w:eastAsia="zh-CN"/>
                </w:rPr>
                <w:t>盖板</w:t>
              </w:r>
            </w:ins>
            <w:ins w:id="45" w:author="Administrator" w:date="2024-05-11T11:56:20Z">
              <w:r>
                <w:rPr>
                  <w:rFonts w:hint="eastAsia"/>
                  <w:lang w:val="en-US" w:eastAsia="zh-CN"/>
                </w:rPr>
                <w:t>缺失</w:t>
              </w:r>
            </w:ins>
            <w:ins w:id="46" w:author="Administrator" w:date="2024-05-11T11:56:22Z">
              <w:r>
                <w:rPr>
                  <w:rFonts w:hint="eastAsia"/>
                  <w:lang w:val="en-US" w:eastAsia="zh-CN"/>
                </w:rPr>
                <w:t>；</w:t>
              </w:r>
            </w:ins>
            <w:r>
              <w:rPr>
                <w:rFonts w:hint="eastAsia"/>
                <w:lang w:val="en-US" w:eastAsia="zh-CN"/>
              </w:rPr>
              <w:t>（写具体部位）</w:t>
            </w:r>
          </w:p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2"/>
                <w:numId w:val="0"/>
              </w:numPr>
              <w:tabs>
                <w:tab w:val="left" w:pos="1180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28" w:lineRule="auto"/>
              <w:ind w:left="120" w:leftChars="50" w:right="120" w:rightChars="50" w:firstLine="631" w:firstLineChars="263"/>
              <w:jc w:val="left"/>
              <w:textAlignment w:val="auto"/>
              <w:rPr>
                <w:ins w:id="47" w:author="Administrator" w:date="2024-05-15T16:44:23Z"/>
                <w:rFonts w:hint="eastAsia"/>
                <w:color w:val="auto"/>
                <w:sz w:val="24"/>
                <w:szCs w:val="24"/>
                <w:lang w:eastAsia="zh-CN"/>
              </w:rPr>
            </w:pPr>
            <w:ins w:id="48" w:author="Administrator" w:date="2024-05-11T12:07:15Z">
              <w:r>
                <w:rPr>
                  <w:rFonts w:hint="eastAsia" w:ascii="Times New Roman" w:hAnsi="Times New Roman" w:cs="宋体"/>
                  <w:color w:val="auto"/>
                  <w:sz w:val="24"/>
                  <w:szCs w:val="24"/>
                  <w:lang w:val="en-US" w:eastAsia="zh-CN" w:bidi="ar-SA"/>
                </w:rPr>
                <w:t>（</w:t>
              </w:r>
            </w:ins>
            <w:ins w:id="49" w:author="Administrator" w:date="2024-05-11T12:07:16Z">
              <w:r>
                <w:rPr>
                  <w:rFonts w:hint="eastAsia" w:ascii="Times New Roman" w:hAnsi="Times New Roman" w:cs="宋体"/>
                  <w:color w:val="auto"/>
                  <w:sz w:val="24"/>
                  <w:szCs w:val="24"/>
                  <w:lang w:val="en-US" w:eastAsia="zh-CN" w:bidi="ar-SA"/>
                </w:rPr>
                <w:t>3</w:t>
              </w:r>
            </w:ins>
            <w:ins w:id="50" w:author="Administrator" w:date="2024-05-11T12:07:15Z">
              <w:r>
                <w:rPr>
                  <w:rFonts w:hint="eastAsia" w:ascii="Times New Roman" w:hAnsi="Times New Roman" w:cs="宋体"/>
                  <w:color w:val="auto"/>
                  <w:sz w:val="24"/>
                  <w:szCs w:val="24"/>
                  <w:lang w:val="en-US" w:eastAsia="zh-CN" w:bidi="ar-SA"/>
                </w:rPr>
                <w:t>）</w:t>
              </w:r>
            </w:ins>
            <w:del w:id="51" w:author="Administrator" w:date="2024-05-11T12:07:13Z">
              <w:r>
                <w:rPr>
                  <w:rFonts w:hint="eastAsia" w:ascii="Times New Roman" w:hAnsi="Times New Roman" w:cs="宋体"/>
                  <w:color w:val="auto"/>
                  <w:sz w:val="24"/>
                  <w:szCs w:val="24"/>
                  <w:lang w:val="en-US" w:eastAsia="zh-CN" w:bidi="ar-SA"/>
                </w:rPr>
                <w:delText>（</w:delText>
              </w:r>
            </w:del>
            <w:del w:id="52" w:author="Administrator" w:date="2024-05-11T11:56:08Z">
              <w:r>
                <w:rPr>
                  <w:rFonts w:hint="default" w:ascii="Times New Roman" w:hAnsi="Times New Roman" w:cs="宋体"/>
                  <w:color w:val="auto"/>
                  <w:sz w:val="24"/>
                  <w:szCs w:val="24"/>
                  <w:lang w:val="en-US" w:eastAsia="zh-CN" w:bidi="ar-SA"/>
                </w:rPr>
                <w:delText>2</w:delText>
              </w:r>
            </w:del>
            <w:del w:id="53" w:author="Administrator" w:date="2024-05-11T12:07:12Z">
              <w:r>
                <w:rPr>
                  <w:rFonts w:hint="eastAsia" w:ascii="Times New Roman" w:hAnsi="Times New Roman" w:cs="宋体"/>
                  <w:color w:val="auto"/>
                  <w:sz w:val="24"/>
                  <w:szCs w:val="24"/>
                  <w:lang w:val="en-US" w:eastAsia="zh-CN" w:bidi="ar-SA"/>
                </w:rPr>
                <w:delText>）</w:delText>
              </w:r>
            </w:del>
            <w:r>
              <w:rPr>
                <w:color w:val="auto"/>
                <w:sz w:val="24"/>
                <w:szCs w:val="24"/>
              </w:rPr>
              <w:t>立柱、横梁壁厚、涂膜膜厚等符合规范要求</w:t>
            </w:r>
            <w:ins w:id="54" w:author="Administrator" w:date="2024-05-11T12:04:00Z">
              <w:r>
                <w:rPr>
                  <w:rFonts w:hint="eastAsia"/>
                  <w:color w:val="auto"/>
                  <w:sz w:val="24"/>
                  <w:szCs w:val="24"/>
                  <w:lang w:eastAsia="zh-CN"/>
                </w:rPr>
                <w:t>。</w:t>
              </w:r>
            </w:ins>
          </w:p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2"/>
                <w:numId w:val="0"/>
              </w:numPr>
              <w:tabs>
                <w:tab w:val="left" w:pos="1180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28" w:lineRule="auto"/>
              <w:ind w:left="120" w:leftChars="50" w:right="120" w:rightChars="50" w:firstLine="631" w:firstLineChars="263"/>
              <w:jc w:val="left"/>
              <w:textAlignment w:val="auto"/>
              <w:rPr>
                <w:rFonts w:hint="eastAsia"/>
                <w:color w:val="auto"/>
                <w:sz w:val="24"/>
                <w:szCs w:val="24"/>
                <w:lang w:eastAsia="zh-CN"/>
              </w:rPr>
            </w:pPr>
            <w:ins w:id="55" w:author="Administrator" w:date="2024-05-15T16:44:25Z">
              <w:r>
                <w:rPr>
                  <w:rFonts w:hint="eastAsia"/>
                  <w:color w:val="auto"/>
                  <w:lang w:eastAsia="zh-CN"/>
                </w:rPr>
                <w:t>（</w:t>
              </w:r>
            </w:ins>
            <w:ins w:id="56" w:author="Administrator" w:date="2024-05-15T16:44:25Z">
              <w:r>
                <w:rPr>
                  <w:rFonts w:hint="eastAsia"/>
                  <w:color w:val="auto"/>
                  <w:lang w:val="en-US" w:eastAsia="zh-CN"/>
                </w:rPr>
                <w:t>4</w:t>
              </w:r>
            </w:ins>
            <w:ins w:id="57" w:author="Administrator" w:date="2024-05-15T16:44:25Z">
              <w:r>
                <w:rPr>
                  <w:rFonts w:hint="eastAsia"/>
                  <w:color w:val="auto"/>
                  <w:lang w:eastAsia="zh-CN"/>
                </w:rPr>
                <w:t>）</w:t>
              </w:r>
            </w:ins>
            <w:ins w:id="58" w:author="Administrator" w:date="2024-05-15T16:44:25Z">
              <w:r>
                <w:rPr>
                  <w:rFonts w:hint="eastAsia"/>
                  <w:color w:val="auto"/>
                  <w:lang w:val="en-US" w:eastAsia="zh-CN"/>
                </w:rPr>
                <w:t>四十三层西面北起第四处立柱表面有穿孔现象；</w:t>
              </w:r>
            </w:ins>
          </w:p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2"/>
                <w:numId w:val="0"/>
              </w:numPr>
              <w:tabs>
                <w:tab w:val="left" w:pos="1180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28" w:lineRule="auto"/>
              <w:ind w:left="120" w:leftChars="50" w:right="120" w:rightChars="50" w:firstLine="631" w:firstLineChars="263"/>
              <w:jc w:val="left"/>
              <w:textAlignment w:val="auto"/>
              <w:rPr>
                <w:del w:id="59" w:author="Administrator" w:date="2024-05-11T11:55:49Z"/>
                <w:rFonts w:hint="default"/>
                <w:color w:val="auto"/>
              </w:rPr>
            </w:pPr>
            <w:del w:id="60" w:author="Administrator" w:date="2024-05-11T11:55:49Z">
              <w:r>
                <w:rPr>
                  <w:rFonts w:hint="eastAsia" w:ascii="Times New Roman" w:hAnsi="Times New Roman" w:cs="宋体"/>
                  <w:color w:val="auto"/>
                  <w:sz w:val="24"/>
                  <w:szCs w:val="24"/>
                  <w:lang w:val="en-US" w:eastAsia="zh-CN" w:bidi="ar-SA"/>
                </w:rPr>
                <w:delText>（3）</w:delText>
              </w:r>
            </w:del>
            <w:del w:id="61" w:author="Administrator" w:date="2024-05-11T11:55:49Z">
              <w:r>
                <w:rPr>
                  <w:rFonts w:hint="default"/>
                  <w:color w:val="auto"/>
                </w:rPr>
                <w:delText>立柱、横梁</w:delText>
              </w:r>
            </w:del>
            <w:del w:id="62" w:author="Administrator" w:date="2024-05-11T11:55:49Z">
              <w:r>
                <w:rPr>
                  <w:rFonts w:hint="eastAsia"/>
                  <w:color w:val="auto"/>
                  <w:lang w:val="en-US" w:eastAsia="zh-CN"/>
                </w:rPr>
                <w:delText>个别立柱与主体连接处锚栓螺丝帽缺失，个别横梁和立柱连接处有衔接不够紧密现象，整体基本</w:delText>
              </w:r>
            </w:del>
            <w:del w:id="63" w:author="Administrator" w:date="2024-05-11T11:55:49Z">
              <w:r>
                <w:rPr>
                  <w:rFonts w:hint="default"/>
                  <w:color w:val="auto"/>
                </w:rPr>
                <w:delText>符合</w:delText>
              </w:r>
            </w:del>
            <w:del w:id="64" w:author="Administrator" w:date="2024-05-11T11:55:49Z">
              <w:r>
                <w:rPr>
                  <w:rFonts w:hint="eastAsia"/>
                  <w:color w:val="auto"/>
                  <w:lang w:val="en-US" w:eastAsia="zh-CN"/>
                </w:rPr>
                <w:delText>规范</w:delText>
              </w:r>
            </w:del>
            <w:del w:id="65" w:author="Administrator" w:date="2024-05-11T11:55:49Z">
              <w:r>
                <w:rPr>
                  <w:rFonts w:hint="default"/>
                  <w:color w:val="auto"/>
                </w:rPr>
                <w:delText>要求；</w:delText>
              </w:r>
            </w:del>
          </w:p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2"/>
                <w:numId w:val="0"/>
              </w:numPr>
              <w:tabs>
                <w:tab w:val="left" w:pos="1180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28" w:lineRule="auto"/>
              <w:ind w:left="120" w:leftChars="50" w:right="120" w:rightChars="50" w:firstLine="631" w:firstLineChars="263"/>
              <w:jc w:val="left"/>
              <w:textAlignment w:val="auto"/>
              <w:rPr>
                <w:rFonts w:hint="eastAsia" w:ascii="Times New Roman" w:hAnsi="Times New Roman" w:cs="Times New Roman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  <w:lang w:val="en-US" w:eastAsia="zh-CN"/>
              </w:rPr>
              <w:t>1.2支承构件连接</w:t>
            </w:r>
          </w:p>
          <w:p>
            <w:pPr>
              <w:pStyle w:val="22"/>
              <w:numPr>
                <w:ilvl w:val="2"/>
                <w:numId w:val="0"/>
              </w:numPr>
              <w:tabs>
                <w:tab w:val="left" w:pos="1180"/>
              </w:tabs>
              <w:spacing w:beforeLines="50" w:afterLines="50" w:line="228" w:lineRule="auto"/>
              <w:ind w:left="120" w:leftChars="50" w:right="120" w:rightChars="50" w:firstLine="631" w:firstLineChars="263"/>
              <w:rPr>
                <w:ins w:id="66" w:author="Administrator" w:date="2024-05-11T12:05:32Z"/>
                <w:rFonts w:hint="eastAsia"/>
                <w:lang w:val="en-US" w:eastAsia="zh-CN"/>
              </w:rPr>
            </w:pPr>
            <w:ins w:id="67" w:author="Administrator" w:date="2024-05-11T12:07:44Z">
              <w:r>
                <w:rPr>
                  <w:rFonts w:hint="eastAsia"/>
                  <w:lang w:val="en-US" w:eastAsia="zh-CN"/>
                </w:rPr>
                <w:t>（1）</w:t>
              </w:r>
            </w:ins>
            <w:ins w:id="68" w:author="Administrator" w:date="2024-05-11T11:57:18Z">
              <w:r>
                <w:rPr>
                  <w:rFonts w:hint="eastAsia"/>
                  <w:lang w:val="en-US" w:eastAsia="zh-CN"/>
                </w:rPr>
                <w:t>螺栓、角码安装牢靠不松动，立柱、横梁节点密封胶注胶连续；</w:t>
              </w:r>
            </w:ins>
          </w:p>
          <w:p>
            <w:pPr>
              <w:pStyle w:val="22"/>
              <w:numPr>
                <w:ilvl w:val="2"/>
                <w:numId w:val="0"/>
              </w:numPr>
              <w:tabs>
                <w:tab w:val="left" w:pos="1180"/>
              </w:tabs>
              <w:spacing w:beforeLines="50" w:afterLines="50" w:line="228" w:lineRule="auto"/>
              <w:ind w:left="120" w:leftChars="50" w:right="120" w:rightChars="50" w:firstLine="631" w:firstLineChars="263"/>
              <w:rPr>
                <w:ins w:id="69" w:author="Administrator" w:date="2024-05-11T12:05:36Z"/>
                <w:rFonts w:hint="default"/>
                <w:lang w:val="en-US" w:eastAsia="zh-CN"/>
              </w:rPr>
            </w:pPr>
            <w:ins w:id="70" w:author="Administrator" w:date="2024-05-11T12:07:47Z">
              <w:r>
                <w:rPr>
                  <w:rFonts w:hint="eastAsia"/>
                  <w:lang w:val="en-US" w:eastAsia="zh-CN"/>
                </w:rPr>
                <w:t>（2）</w:t>
              </w:r>
            </w:ins>
            <w:ins w:id="71" w:author="Administrator" w:date="2024-05-11T11:57:18Z">
              <w:r>
                <w:rPr>
                  <w:rFonts w:hint="eastAsia"/>
                  <w:lang w:val="en-US" w:eastAsia="zh-CN"/>
                </w:rPr>
                <w:t>立柱伸缩缝宽度符合规范要求；</w:t>
              </w:r>
            </w:ins>
          </w:p>
          <w:p>
            <w:pPr>
              <w:pStyle w:val="22"/>
              <w:numPr>
                <w:ilvl w:val="2"/>
                <w:numId w:val="0"/>
              </w:numPr>
              <w:tabs>
                <w:tab w:val="left" w:pos="1180"/>
              </w:tabs>
              <w:spacing w:beforeLines="50" w:afterLines="50" w:line="228" w:lineRule="auto"/>
              <w:ind w:left="120" w:leftChars="50" w:right="120" w:rightChars="50" w:firstLine="631" w:firstLineChars="263"/>
              <w:rPr>
                <w:ins w:id="72" w:author="Administrator" w:date="2024-05-11T12:05:41Z"/>
                <w:rFonts w:hint="eastAsia" w:ascii="宋体" w:hAnsi="宋体" w:eastAsia="宋体" w:cs="宋体"/>
              </w:rPr>
            </w:pPr>
            <w:ins w:id="73" w:author="Administrator" w:date="2024-05-11T12:07:50Z">
              <w:r>
                <w:rPr>
                  <w:rFonts w:hint="eastAsia"/>
                  <w:lang w:val="en-US" w:eastAsia="zh-CN"/>
                </w:rPr>
                <w:t>（</w:t>
              </w:r>
            </w:ins>
            <w:ins w:id="74" w:author="Administrator" w:date="2024-05-11T12:07:51Z">
              <w:r>
                <w:rPr>
                  <w:rFonts w:hint="eastAsia"/>
                  <w:lang w:val="en-US" w:eastAsia="zh-CN"/>
                </w:rPr>
                <w:t>3</w:t>
              </w:r>
            </w:ins>
            <w:ins w:id="75" w:author="Administrator" w:date="2024-05-11T12:07:50Z">
              <w:r>
                <w:rPr>
                  <w:rFonts w:hint="eastAsia"/>
                  <w:lang w:val="en-US" w:eastAsia="zh-CN"/>
                </w:rPr>
                <w:t>）</w:t>
              </w:r>
            </w:ins>
            <w:ins w:id="76" w:author="Administrator" w:date="2024-05-11T11:57:18Z">
              <w:r>
                <w:rPr>
                  <w:rFonts w:hint="eastAsia"/>
                  <w:lang w:val="en-US" w:eastAsia="zh-CN"/>
                </w:rPr>
                <w:t>幕墙与主体由角码与预埋件使用不锈钢螺栓连接，</w:t>
              </w:r>
            </w:ins>
            <w:ins w:id="77" w:author="Administrator" w:date="2024-05-11T11:58:39Z">
              <w:r>
                <w:rPr>
                  <w:rFonts w:hint="eastAsia"/>
                  <w:lang w:val="en-US" w:eastAsia="zh-CN"/>
                </w:rPr>
                <w:t>螺栓安装牢固无松动、锈</w:t>
              </w:r>
            </w:ins>
            <w:ins w:id="78" w:author="Administrator" w:date="2024-05-11T12:05:46Z">
              <w:r>
                <w:rPr>
                  <w:rFonts w:hint="eastAsia"/>
                  <w:lang w:val="en-US" w:eastAsia="zh-CN"/>
                </w:rPr>
                <w:t xml:space="preserve"> </w:t>
              </w:r>
            </w:ins>
            <w:ins w:id="79" w:author="Administrator" w:date="2024-05-11T12:05:47Z">
              <w:r>
                <w:rPr>
                  <w:rFonts w:hint="eastAsia"/>
                  <w:lang w:val="en-US" w:eastAsia="zh-CN"/>
                </w:rPr>
                <w:t xml:space="preserve"> </w:t>
              </w:r>
            </w:ins>
            <w:ins w:id="80" w:author="Administrator" w:date="2024-05-11T12:05:48Z">
              <w:r>
                <w:rPr>
                  <w:rFonts w:hint="eastAsia"/>
                  <w:lang w:val="en-US" w:eastAsia="zh-CN"/>
                </w:rPr>
                <w:t xml:space="preserve">  </w:t>
              </w:r>
            </w:ins>
            <w:ins w:id="81" w:author="Administrator" w:date="2024-05-11T11:58:39Z">
              <w:r>
                <w:rPr>
                  <w:rFonts w:hint="eastAsia"/>
                  <w:lang w:val="en-US" w:eastAsia="zh-CN"/>
                </w:rPr>
                <w:t>蚀等缺陷</w:t>
              </w:r>
            </w:ins>
            <w:ins w:id="82" w:author="Administrator" w:date="2024-05-11T11:57:18Z">
              <w:r>
                <w:rPr>
                  <w:rFonts w:hint="eastAsia"/>
                  <w:lang w:val="en-US" w:eastAsia="zh-CN"/>
                </w:rPr>
                <w:t>；</w:t>
              </w:r>
            </w:ins>
          </w:p>
          <w:p>
            <w:pPr>
              <w:pStyle w:val="22"/>
              <w:numPr>
                <w:ilvl w:val="2"/>
                <w:numId w:val="0"/>
              </w:numPr>
              <w:tabs>
                <w:tab w:val="left" w:pos="1180"/>
              </w:tabs>
              <w:spacing w:beforeLines="50" w:afterLines="50" w:line="228" w:lineRule="auto"/>
              <w:ind w:left="120" w:leftChars="50" w:right="120" w:rightChars="50" w:firstLine="631" w:firstLineChars="263"/>
              <w:rPr>
                <w:ins w:id="83" w:author="Administrator" w:date="2024-05-11T12:05:44Z"/>
                <w:rFonts w:hint="eastAsia" w:ascii="宋体" w:hAnsi="宋体" w:eastAsia="宋体" w:cs="宋体"/>
              </w:rPr>
            </w:pPr>
            <w:ins w:id="84" w:author="Administrator" w:date="2024-05-11T12:07:55Z">
              <w:r>
                <w:rPr>
                  <w:rFonts w:hint="eastAsia" w:cs="宋体"/>
                  <w:lang w:eastAsia="zh-CN"/>
                </w:rPr>
                <w:t>（</w:t>
              </w:r>
            </w:ins>
            <w:ins w:id="85" w:author="Administrator" w:date="2024-05-11T12:07:56Z">
              <w:r>
                <w:rPr>
                  <w:rFonts w:hint="eastAsia" w:cs="宋体"/>
                  <w:lang w:val="en-US" w:eastAsia="zh-CN"/>
                </w:rPr>
                <w:t>4</w:t>
              </w:r>
            </w:ins>
            <w:ins w:id="86" w:author="Administrator" w:date="2024-05-11T12:07:55Z">
              <w:r>
                <w:rPr>
                  <w:rFonts w:hint="eastAsia" w:cs="宋体"/>
                  <w:lang w:eastAsia="zh-CN"/>
                </w:rPr>
                <w:t>）</w:t>
              </w:r>
            </w:ins>
            <w:ins w:id="87" w:author="Administrator" w:date="2024-05-11T11:57:18Z">
              <w:r>
                <w:rPr>
                  <w:rFonts w:hint="eastAsia" w:ascii="宋体" w:hAnsi="宋体" w:eastAsia="宋体" w:cs="宋体"/>
                </w:rPr>
                <w:t>幕墙</w:t>
              </w:r>
            </w:ins>
            <w:ins w:id="88" w:author="Administrator" w:date="2024-05-11T11:57:18Z">
              <w:r>
                <w:rPr>
                  <w:rFonts w:hint="eastAsia"/>
                  <w:rPrChange w:id="89" w:author="Administrator" w:date="2024-05-11T11:57:23Z">
                    <w:rPr>
                      <w:rFonts w:hint="default"/>
                    </w:rPr>
                  </w:rPrChange>
                </w:rPr>
                <w:t>顶部</w:t>
              </w:r>
            </w:ins>
            <w:ins w:id="90" w:author="Administrator" w:date="2024-05-11T11:57:18Z">
              <w:r>
                <w:rPr>
                  <w:rFonts w:hint="eastAsia" w:ascii="宋体" w:hAnsi="宋体" w:eastAsia="宋体" w:cs="宋体"/>
                </w:rPr>
                <w:t>的连接构造符合</w:t>
              </w:r>
            </w:ins>
            <w:ins w:id="91" w:author="Administrator" w:date="2024-05-11T11:57:18Z">
              <w:r>
                <w:rPr>
                  <w:rFonts w:hint="eastAsia" w:cs="宋体"/>
                  <w:lang w:val="en-US" w:eastAsia="zh-CN"/>
                  <w:rPrChange w:id="92" w:author="Administrator" w:date="2024-05-11T11:57:23Z">
                    <w:rPr>
                      <w:rFonts w:hint="eastAsia" w:cs="Times New Roman"/>
                      <w:lang w:val="en-US" w:eastAsia="zh-CN"/>
                    </w:rPr>
                  </w:rPrChange>
                </w:rPr>
                <w:t>规范</w:t>
              </w:r>
            </w:ins>
            <w:ins w:id="93" w:author="Administrator" w:date="2024-05-11T11:57:18Z">
              <w:r>
                <w:rPr>
                  <w:rFonts w:hint="eastAsia" w:ascii="宋体" w:hAnsi="宋体" w:eastAsia="宋体" w:cs="宋体"/>
                </w:rPr>
                <w:t>要求；</w:t>
              </w:r>
            </w:ins>
          </w:p>
          <w:p>
            <w:pPr>
              <w:pStyle w:val="22"/>
              <w:numPr>
                <w:ilvl w:val="2"/>
                <w:numId w:val="0"/>
              </w:numPr>
              <w:tabs>
                <w:tab w:val="left" w:pos="1180"/>
              </w:tabs>
              <w:spacing w:beforeLines="50" w:afterLines="50" w:line="228" w:lineRule="auto"/>
              <w:ind w:left="120" w:leftChars="50" w:right="120" w:rightChars="50" w:firstLine="631" w:firstLineChars="263"/>
              <w:rPr>
                <w:ins w:id="94" w:author="Administrator" w:date="2024-05-11T11:57:18Z"/>
                <w:rFonts w:hint="eastAsia" w:ascii="宋体" w:hAnsi="宋体" w:eastAsia="宋体" w:cs="宋体"/>
              </w:rPr>
            </w:pPr>
            <w:ins w:id="95" w:author="Administrator" w:date="2024-05-11T12:08:00Z">
              <w:r>
                <w:rPr>
                  <w:rFonts w:hint="eastAsia" w:cs="宋体"/>
                  <w:lang w:eastAsia="zh-CN"/>
                </w:rPr>
                <w:t>（</w:t>
              </w:r>
            </w:ins>
            <w:ins w:id="96" w:author="Administrator" w:date="2024-05-11T12:08:01Z">
              <w:r>
                <w:rPr>
                  <w:rFonts w:hint="eastAsia" w:cs="宋体"/>
                  <w:lang w:val="en-US" w:eastAsia="zh-CN"/>
                </w:rPr>
                <w:t>5</w:t>
              </w:r>
            </w:ins>
            <w:ins w:id="97" w:author="Administrator" w:date="2024-05-11T12:08:00Z">
              <w:r>
                <w:rPr>
                  <w:rFonts w:hint="eastAsia" w:cs="宋体"/>
                  <w:lang w:eastAsia="zh-CN"/>
                </w:rPr>
                <w:t>）</w:t>
              </w:r>
            </w:ins>
            <w:ins w:id="98" w:author="Administrator" w:date="2024-05-11T11:57:18Z">
              <w:r>
                <w:rPr>
                  <w:rFonts w:hint="eastAsia" w:ascii="宋体" w:hAnsi="宋体" w:eastAsia="宋体" w:cs="宋体"/>
                </w:rPr>
                <w:t>幕墙底部的连接构造符合</w:t>
              </w:r>
            </w:ins>
            <w:ins w:id="99" w:author="Administrator" w:date="2024-05-11T11:57:18Z">
              <w:r>
                <w:rPr>
                  <w:rFonts w:hint="eastAsia" w:cs="宋体"/>
                  <w:lang w:val="en-US" w:eastAsia="zh-CN"/>
                  <w:rPrChange w:id="100" w:author="Administrator" w:date="2024-05-11T11:57:23Z">
                    <w:rPr>
                      <w:rFonts w:hint="eastAsia" w:cs="Times New Roman"/>
                      <w:lang w:val="en-US" w:eastAsia="zh-CN"/>
                    </w:rPr>
                  </w:rPrChange>
                </w:rPr>
                <w:t>规范</w:t>
              </w:r>
            </w:ins>
            <w:ins w:id="101" w:author="Administrator" w:date="2024-05-11T11:57:18Z">
              <w:r>
                <w:rPr>
                  <w:rFonts w:hint="eastAsia" w:ascii="宋体" w:hAnsi="宋体" w:eastAsia="宋体" w:cs="宋体"/>
                </w:rPr>
                <w:t>要求。</w:t>
              </w:r>
            </w:ins>
          </w:p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2"/>
                <w:numId w:val="0"/>
              </w:numPr>
              <w:tabs>
                <w:tab w:val="left" w:pos="1180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28" w:lineRule="auto"/>
              <w:ind w:left="120" w:leftChars="50" w:right="120" w:rightChars="50" w:firstLine="393" w:firstLineChars="164"/>
              <w:jc w:val="left"/>
              <w:textAlignment w:val="auto"/>
              <w:rPr>
                <w:del w:id="102" w:author="Administrator" w:date="2024-05-11T11:57:18Z"/>
                <w:color w:val="auto"/>
                <w:sz w:val="24"/>
                <w:szCs w:val="24"/>
              </w:rPr>
            </w:pPr>
            <w:del w:id="103" w:author="Administrator" w:date="2024-05-11T11:57:18Z">
              <w:r>
                <w:rPr>
                  <w:rFonts w:hint="eastAsia" w:ascii="Times New Roman" w:hAnsi="Times New Roman" w:cs="Times New Roman"/>
                  <w:color w:val="auto"/>
                  <w:sz w:val="24"/>
                  <w:szCs w:val="24"/>
                  <w:lang w:val="en-US" w:eastAsia="zh-CN"/>
                </w:rPr>
                <w:delText>（1）</w:delText>
              </w:r>
            </w:del>
            <w:del w:id="104" w:author="Administrator" w:date="2024-05-11T11:57:18Z">
              <w:r>
                <w:rPr>
                  <w:rFonts w:hint="default" w:ascii="Times New Roman" w:hAnsi="Times New Roman" w:cs="Times New Roman"/>
                  <w:color w:val="auto"/>
                  <w:sz w:val="24"/>
                  <w:szCs w:val="24"/>
                  <w:lang w:val="en-US" w:eastAsia="zh-CN"/>
                </w:rPr>
                <w:delText>幕墙与</w:delText>
              </w:r>
            </w:del>
            <w:del w:id="105" w:author="Administrator" w:date="2024-05-11T11:57:18Z">
              <w:r>
                <w:rPr>
                  <w:rFonts w:hint="default"/>
                  <w:color w:val="auto"/>
                </w:rPr>
                <w:delText>主体结构连接</w:delText>
              </w:r>
            </w:del>
            <w:del w:id="106" w:author="Administrator" w:date="2024-05-11T11:57:18Z">
              <w:r>
                <w:rPr>
                  <w:rFonts w:hint="eastAsia"/>
                  <w:color w:val="auto"/>
                  <w:lang w:val="en-US" w:eastAsia="zh-CN"/>
                </w:rPr>
                <w:delText>个别螺栓螺帽缺失现象</w:delText>
              </w:r>
            </w:del>
            <w:del w:id="107" w:author="Administrator" w:date="2024-05-11T11:57:18Z">
              <w:r>
                <w:rPr>
                  <w:rFonts w:hint="default"/>
                  <w:color w:val="auto"/>
                </w:rPr>
                <w:delText>，</w:delText>
              </w:r>
            </w:del>
            <w:del w:id="108" w:author="Administrator" w:date="2024-05-11T11:57:18Z">
              <w:r>
                <w:rPr>
                  <w:rFonts w:hint="eastAsia"/>
                  <w:color w:val="auto"/>
                  <w:lang w:val="en-US" w:eastAsia="zh-CN"/>
                </w:rPr>
                <w:delText>其余构造与主体连接可靠，</w:delText>
              </w:r>
            </w:del>
            <w:del w:id="109" w:author="Administrator" w:date="2024-05-11T11:57:18Z">
              <w:r>
                <w:rPr>
                  <w:rFonts w:hint="default"/>
                  <w:color w:val="auto"/>
                </w:rPr>
                <w:delText>构造方式</w:delText>
              </w:r>
            </w:del>
            <w:del w:id="110" w:author="Administrator" w:date="2024-05-11T11:57:18Z">
              <w:r>
                <w:rPr>
                  <w:rFonts w:hint="eastAsia"/>
                  <w:color w:val="auto"/>
                  <w:lang w:val="en-US" w:eastAsia="zh-CN"/>
                </w:rPr>
                <w:delText>基本</w:delText>
              </w:r>
            </w:del>
            <w:del w:id="111" w:author="Administrator" w:date="2024-05-11T11:57:18Z">
              <w:r>
                <w:rPr>
                  <w:rFonts w:hint="default"/>
                  <w:color w:val="auto"/>
                </w:rPr>
                <w:delText>符合</w:delText>
              </w:r>
            </w:del>
            <w:del w:id="112" w:author="Administrator" w:date="2024-05-11T11:57:18Z">
              <w:r>
                <w:rPr>
                  <w:rFonts w:hint="eastAsia"/>
                  <w:color w:val="auto"/>
                  <w:lang w:val="en-US" w:eastAsia="zh-CN"/>
                </w:rPr>
                <w:delText>规范</w:delText>
              </w:r>
            </w:del>
            <w:del w:id="113" w:author="Administrator" w:date="2024-05-11T11:57:18Z">
              <w:r>
                <w:rPr>
                  <w:rFonts w:hint="default"/>
                  <w:color w:val="auto"/>
                </w:rPr>
                <w:delText>要求；</w:delText>
              </w:r>
            </w:del>
          </w:p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2"/>
                <w:numId w:val="0"/>
              </w:numPr>
              <w:tabs>
                <w:tab w:val="left" w:pos="1180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28" w:lineRule="auto"/>
              <w:ind w:left="120" w:leftChars="50" w:right="120" w:rightChars="50" w:firstLine="393" w:firstLineChars="164"/>
              <w:jc w:val="left"/>
              <w:textAlignment w:val="auto"/>
              <w:rPr>
                <w:del w:id="114" w:author="Administrator" w:date="2024-05-11T11:57:18Z"/>
                <w:color w:val="auto"/>
                <w:sz w:val="24"/>
                <w:szCs w:val="24"/>
              </w:rPr>
            </w:pPr>
            <w:del w:id="115" w:author="Administrator" w:date="2024-05-11T11:57:18Z">
              <w:r>
                <w:rPr>
                  <w:rFonts w:hint="eastAsia" w:ascii="Times New Roman" w:hAnsi="Times New Roman" w:cs="Times New Roman"/>
                  <w:color w:val="auto"/>
                  <w:sz w:val="24"/>
                  <w:szCs w:val="24"/>
                  <w:lang w:val="en-US" w:eastAsia="zh-CN"/>
                </w:rPr>
                <w:delText>（2）</w:delText>
              </w:r>
            </w:del>
            <w:del w:id="116" w:author="Administrator" w:date="2024-05-11T11:57:18Z">
              <w:r>
                <w:rPr>
                  <w:rFonts w:hint="default" w:ascii="Times New Roman" w:hAnsi="Times New Roman" w:cs="Times New Roman"/>
                  <w:color w:val="auto"/>
                  <w:sz w:val="24"/>
                  <w:szCs w:val="24"/>
                  <w:lang w:val="en-US" w:eastAsia="zh-CN"/>
                </w:rPr>
                <w:delText>转接件</w:delText>
              </w:r>
            </w:del>
            <w:del w:id="117" w:author="Administrator" w:date="2024-05-11T11:57:18Z">
              <w:r>
                <w:rPr>
                  <w:rFonts w:hint="default" w:ascii="Times New Roman" w:hAnsi="Times New Roman" w:eastAsia="宋体" w:cs="Times New Roman"/>
                  <w:color w:val="auto"/>
                </w:rPr>
                <w:delText>与立柱连接</w:delText>
              </w:r>
            </w:del>
            <w:del w:id="118" w:author="Administrator" w:date="2024-05-11T11:57:18Z">
              <w:r>
                <w:rPr>
                  <w:rFonts w:hint="eastAsia"/>
                  <w:color w:val="auto"/>
                  <w:lang w:val="en-US" w:eastAsia="zh-CN"/>
                </w:rPr>
                <w:delText>个别</w:delText>
              </w:r>
            </w:del>
            <w:del w:id="119" w:author="Administrator" w:date="2024-05-11T11:57:18Z">
              <w:r>
                <w:rPr>
                  <w:rFonts w:hint="default"/>
                  <w:color w:val="auto"/>
                </w:rPr>
                <w:delText>立柱、横梁节点处</w:delText>
              </w:r>
            </w:del>
            <w:del w:id="120" w:author="Administrator" w:date="2024-05-11T11:57:18Z">
              <w:r>
                <w:rPr>
                  <w:rFonts w:hint="eastAsia"/>
                  <w:color w:val="auto"/>
                  <w:lang w:val="en-US" w:eastAsia="zh-CN"/>
                </w:rPr>
                <w:delText>有衔接不密实现象，其余构造连接</w:delText>
              </w:r>
            </w:del>
            <w:del w:id="121" w:author="Administrator" w:date="2024-05-11T11:57:18Z">
              <w:r>
                <w:rPr>
                  <w:rFonts w:hint="default" w:ascii="Times New Roman" w:hAnsi="Times New Roman" w:eastAsia="宋体" w:cs="Times New Roman"/>
                  <w:color w:val="auto"/>
                </w:rPr>
                <w:delText>可靠，构造方式</w:delText>
              </w:r>
            </w:del>
            <w:del w:id="122" w:author="Administrator" w:date="2024-05-11T11:57:18Z">
              <w:r>
                <w:rPr>
                  <w:rFonts w:hint="eastAsia" w:cs="Times New Roman"/>
                  <w:color w:val="auto"/>
                  <w:lang w:val="en-US" w:eastAsia="zh-CN"/>
                </w:rPr>
                <w:delText>基本</w:delText>
              </w:r>
            </w:del>
            <w:del w:id="123" w:author="Administrator" w:date="2024-05-11T11:57:18Z">
              <w:r>
                <w:rPr>
                  <w:rFonts w:hint="default" w:ascii="Times New Roman" w:hAnsi="Times New Roman" w:eastAsia="宋体" w:cs="Times New Roman"/>
                  <w:color w:val="auto"/>
                </w:rPr>
                <w:delText>符合</w:delText>
              </w:r>
            </w:del>
            <w:del w:id="124" w:author="Administrator" w:date="2024-05-11T11:57:18Z">
              <w:r>
                <w:rPr>
                  <w:rFonts w:hint="eastAsia"/>
                  <w:color w:val="auto"/>
                  <w:lang w:val="en-US" w:eastAsia="zh-CN"/>
                </w:rPr>
                <w:delText>规范</w:delText>
              </w:r>
            </w:del>
            <w:del w:id="125" w:author="Administrator" w:date="2024-05-11T11:57:18Z">
              <w:r>
                <w:rPr>
                  <w:rFonts w:hint="default" w:ascii="Times New Roman" w:hAnsi="Times New Roman" w:eastAsia="宋体" w:cs="Times New Roman"/>
                  <w:color w:val="auto"/>
                </w:rPr>
                <w:delText>要求；</w:delText>
              </w:r>
            </w:del>
          </w:p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2"/>
                <w:numId w:val="0"/>
              </w:numPr>
              <w:tabs>
                <w:tab w:val="left" w:pos="1180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28" w:lineRule="auto"/>
              <w:ind w:left="120" w:leftChars="50" w:right="120" w:rightChars="50" w:firstLine="393" w:firstLineChars="164"/>
              <w:jc w:val="left"/>
              <w:textAlignment w:val="auto"/>
              <w:rPr>
                <w:del w:id="126" w:author="Administrator" w:date="2024-05-11T11:57:18Z"/>
                <w:color w:val="auto"/>
                <w:sz w:val="24"/>
                <w:szCs w:val="24"/>
              </w:rPr>
            </w:pPr>
            <w:del w:id="127" w:author="Administrator" w:date="2024-05-11T11:57:18Z">
              <w:r>
                <w:rPr>
                  <w:rFonts w:hint="eastAsia" w:ascii="Times New Roman" w:hAnsi="Times New Roman" w:cs="Times New Roman"/>
                  <w:color w:val="auto"/>
                  <w:sz w:val="24"/>
                  <w:szCs w:val="24"/>
                  <w:lang w:val="en-US" w:eastAsia="zh-CN"/>
                </w:rPr>
                <w:delText>（3）立柱</w:delText>
              </w:r>
            </w:del>
            <w:del w:id="128" w:author="Administrator" w:date="2024-05-11T11:57:18Z">
              <w:r>
                <w:rPr>
                  <w:color w:val="auto"/>
                  <w:sz w:val="24"/>
                  <w:szCs w:val="24"/>
                </w:rPr>
                <w:delText>与横梁的连接</w:delText>
              </w:r>
            </w:del>
          </w:p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2"/>
                <w:numId w:val="0"/>
              </w:numPr>
              <w:tabs>
                <w:tab w:val="left" w:pos="1180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28" w:lineRule="auto"/>
              <w:ind w:left="120" w:leftChars="50" w:right="120" w:rightChars="50" w:firstLine="393" w:firstLineChars="164"/>
              <w:jc w:val="left"/>
              <w:textAlignment w:val="auto"/>
              <w:rPr>
                <w:del w:id="129" w:author="Administrator" w:date="2024-05-11T11:57:18Z"/>
                <w:rFonts w:hint="default" w:ascii="Times New Roman" w:hAnsi="Times New Roman" w:eastAsia="宋体" w:cs="Times New Roman"/>
                <w:color w:val="auto"/>
              </w:rPr>
            </w:pPr>
            <w:del w:id="130" w:author="Administrator" w:date="2024-05-11T11:57:18Z">
              <w:r>
                <w:rPr>
                  <w:rFonts w:hint="eastAsia" w:ascii="Times New Roman" w:hAnsi="Times New Roman" w:cs="Times New Roman"/>
                  <w:color w:val="auto"/>
                  <w:lang w:val="en-US" w:eastAsia="zh-CN"/>
                </w:rPr>
                <w:delText>（4）</w:delText>
              </w:r>
            </w:del>
            <w:del w:id="131" w:author="Administrator" w:date="2024-05-11T11:57:18Z">
              <w:r>
                <w:rPr>
                  <w:rFonts w:hint="default" w:ascii="Times New Roman" w:hAnsi="Times New Roman" w:eastAsia="宋体" w:cs="Times New Roman"/>
                  <w:color w:val="auto"/>
                </w:rPr>
                <w:delText>立柱、横梁连接螺栓牢固无松动，构造方式</w:delText>
              </w:r>
            </w:del>
            <w:del w:id="132" w:author="Administrator" w:date="2024-05-11T11:57:18Z">
              <w:r>
                <w:rPr>
                  <w:rFonts w:hint="eastAsia" w:cs="Times New Roman"/>
                  <w:color w:val="auto"/>
                  <w:lang w:val="en-US" w:eastAsia="zh-CN"/>
                </w:rPr>
                <w:delText>基本</w:delText>
              </w:r>
            </w:del>
            <w:del w:id="133" w:author="Administrator" w:date="2024-05-11T11:57:18Z">
              <w:r>
                <w:rPr>
                  <w:rFonts w:hint="default" w:ascii="Times New Roman" w:hAnsi="Times New Roman" w:eastAsia="宋体" w:cs="Times New Roman"/>
                  <w:color w:val="auto"/>
                </w:rPr>
                <w:delText>符合</w:delText>
              </w:r>
            </w:del>
            <w:del w:id="134" w:author="Administrator" w:date="2024-05-11T11:57:18Z">
              <w:r>
                <w:rPr>
                  <w:rFonts w:hint="eastAsia"/>
                  <w:color w:val="auto"/>
                  <w:lang w:val="en-US" w:eastAsia="zh-CN"/>
                </w:rPr>
                <w:delText>规范</w:delText>
              </w:r>
            </w:del>
            <w:del w:id="135" w:author="Administrator" w:date="2024-05-11T11:57:18Z">
              <w:r>
                <w:rPr>
                  <w:rFonts w:hint="default" w:ascii="Times New Roman" w:hAnsi="Times New Roman" w:eastAsia="宋体" w:cs="Times New Roman"/>
                  <w:color w:val="auto"/>
                </w:rPr>
                <w:delText>要求；</w:delText>
              </w:r>
            </w:del>
          </w:p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2"/>
                <w:numId w:val="0"/>
              </w:numPr>
              <w:tabs>
                <w:tab w:val="left" w:pos="1180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28" w:lineRule="auto"/>
              <w:ind w:left="120" w:leftChars="50" w:right="120" w:rightChars="50" w:firstLine="393" w:firstLineChars="164"/>
              <w:jc w:val="left"/>
              <w:textAlignment w:val="auto"/>
              <w:rPr>
                <w:rFonts w:hint="eastAsia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2.面板构件及连接</w:t>
            </w:r>
          </w:p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2"/>
                <w:numId w:val="0"/>
              </w:numPr>
              <w:tabs>
                <w:tab w:val="left" w:pos="1180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28" w:lineRule="auto"/>
              <w:ind w:left="120" w:leftChars="50" w:right="120" w:rightChars="50" w:firstLine="631" w:firstLineChars="263"/>
              <w:jc w:val="left"/>
              <w:textAlignment w:val="auto"/>
              <w:rPr>
                <w:rFonts w:hint="eastAsia" w:eastAsia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  <w:lang w:val="en-US" w:eastAsia="zh-CN"/>
              </w:rPr>
              <w:t>2.1</w:t>
            </w:r>
            <w:r>
              <w:rPr>
                <w:color w:val="auto"/>
                <w:sz w:val="24"/>
                <w:szCs w:val="24"/>
              </w:rPr>
              <w:t>面板</w:t>
            </w:r>
            <w:r>
              <w:rPr>
                <w:rFonts w:hint="eastAsia"/>
                <w:color w:val="auto"/>
                <w:sz w:val="24"/>
                <w:szCs w:val="24"/>
                <w:lang w:val="en-US" w:eastAsia="zh-CN"/>
              </w:rPr>
              <w:t>构件</w:t>
            </w:r>
          </w:p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2"/>
                <w:numId w:val="0"/>
              </w:numPr>
              <w:tabs>
                <w:tab w:val="left" w:pos="1180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28" w:lineRule="auto"/>
              <w:ind w:left="120" w:leftChars="50" w:right="120" w:rightChars="50" w:firstLine="631" w:firstLineChars="263"/>
              <w:jc w:val="left"/>
              <w:textAlignment w:val="auto"/>
              <w:rPr>
                <w:ins w:id="136" w:author="Administrator" w:date="2024-05-11T12:08:29Z"/>
                <w:rFonts w:hint="default"/>
                <w:color w:val="auto"/>
              </w:rPr>
            </w:pPr>
            <w:ins w:id="137" w:author="Administrator" w:date="2024-05-11T12:09:51Z">
              <w:r>
                <w:rPr>
                  <w:rFonts w:hint="eastAsia" w:ascii="Times New Roman" w:hAnsi="Times New Roman" w:cs="宋体"/>
                  <w:color w:val="auto"/>
                  <w:sz w:val="24"/>
                  <w:szCs w:val="24"/>
                  <w:lang w:val="en-US" w:eastAsia="zh-CN" w:bidi="ar-SA"/>
                </w:rPr>
                <w:t>（1）</w:t>
              </w:r>
            </w:ins>
            <w:r>
              <w:rPr>
                <w:rFonts w:hint="eastAsia"/>
                <w:color w:val="auto"/>
                <w:sz w:val="24"/>
                <w:szCs w:val="24"/>
                <w:lang w:val="en-US" w:eastAsia="zh-CN"/>
              </w:rPr>
              <w:t>玻璃面板无明显</w:t>
            </w:r>
            <w:ins w:id="138" w:author="Administrator" w:date="2024-05-11T11:59:21Z">
              <w:r>
                <w:rPr>
                  <w:rFonts w:hint="eastAsia"/>
                  <w:sz w:val="24"/>
                  <w:szCs w:val="24"/>
                  <w:lang w:val="en-US" w:eastAsia="zh-CN"/>
                </w:rPr>
                <w:t>划伤、损伤等缺陷</w:t>
              </w:r>
            </w:ins>
            <w:del w:id="139" w:author="Administrator" w:date="2024-05-11T11:59:21Z">
              <w:r>
                <w:rPr>
                  <w:rFonts w:hint="eastAsia"/>
                  <w:color w:val="auto"/>
                  <w:sz w:val="24"/>
                  <w:szCs w:val="24"/>
                  <w:lang w:val="en-US" w:eastAsia="zh-CN"/>
                </w:rPr>
                <w:delText>斑点、划伤等缺陷</w:delText>
              </w:r>
            </w:del>
            <w:r>
              <w:rPr>
                <w:rFonts w:hint="default"/>
                <w:color w:val="auto"/>
              </w:rPr>
              <w:t>；</w:t>
            </w:r>
          </w:p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2"/>
                <w:numId w:val="0"/>
              </w:numPr>
              <w:tabs>
                <w:tab w:val="left" w:pos="1180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28" w:lineRule="auto"/>
              <w:ind w:left="0" w:leftChars="0" w:right="120" w:rightChars="50" w:firstLine="720" w:firstLineChars="300"/>
              <w:jc w:val="left"/>
              <w:textAlignment w:val="auto"/>
              <w:rPr>
                <w:ins w:id="140" w:author="Administrator" w:date="2024-05-11T12:10:17Z"/>
                <w:rFonts w:hint="eastAsia"/>
                <w:lang w:val="en-US" w:eastAsia="zh-CN"/>
              </w:rPr>
            </w:pPr>
            <w:ins w:id="141" w:author="Administrator" w:date="2024-05-11T12:09:53Z">
              <w:r>
                <w:rPr>
                  <w:rFonts w:hint="eastAsia"/>
                  <w:lang w:val="en-US" w:eastAsia="zh-CN"/>
                </w:rPr>
                <w:t>（2）</w:t>
              </w:r>
            </w:ins>
            <w:ins w:id="142" w:author="Administrator" w:date="2024-05-11T11:59:32Z">
              <w:r>
                <w:rPr>
                  <w:rFonts w:hint="eastAsia"/>
                  <w:lang w:val="en-US" w:eastAsia="zh-CN"/>
                </w:rPr>
                <w:t>玻璃磨边、倒棱、倒角处无缺棱、掉角等缺陷</w:t>
              </w:r>
            </w:ins>
            <w:ins w:id="143" w:author="Administrator" w:date="2024-05-11T11:59:34Z">
              <w:r>
                <w:rPr>
                  <w:rFonts w:hint="eastAsia"/>
                  <w:lang w:val="en-US" w:eastAsia="zh-CN"/>
                </w:rPr>
                <w:t>；</w:t>
              </w:r>
            </w:ins>
          </w:p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2"/>
                <w:numId w:val="0"/>
              </w:numPr>
              <w:tabs>
                <w:tab w:val="left" w:pos="1180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28" w:lineRule="auto"/>
              <w:ind w:left="120" w:leftChars="50" w:right="120" w:rightChars="50" w:firstLine="631" w:firstLineChars="263"/>
              <w:jc w:val="left"/>
              <w:textAlignment w:val="auto"/>
              <w:rPr>
                <w:rFonts w:hint="eastAsia" w:eastAsia="宋体"/>
                <w:color w:val="auto"/>
                <w:sz w:val="24"/>
                <w:szCs w:val="24"/>
                <w:lang w:eastAsia="zh-CN"/>
              </w:rPr>
            </w:pPr>
            <w:ins w:id="144" w:author="Administrator" w:date="2024-05-11T12:10:24Z">
              <w:r>
                <w:rPr>
                  <w:rFonts w:hint="eastAsia"/>
                  <w:lang w:val="en-US" w:eastAsia="zh-CN"/>
                </w:rPr>
                <w:t>（</w:t>
              </w:r>
            </w:ins>
            <w:ins w:id="145" w:author="Administrator" w:date="2024-05-11T12:10:25Z">
              <w:r>
                <w:rPr>
                  <w:rFonts w:hint="eastAsia"/>
                  <w:lang w:val="en-US" w:eastAsia="zh-CN"/>
                </w:rPr>
                <w:t>3</w:t>
              </w:r>
            </w:ins>
            <w:ins w:id="146" w:author="Administrator" w:date="2024-05-11T12:10:24Z">
              <w:r>
                <w:rPr>
                  <w:rFonts w:hint="eastAsia"/>
                  <w:lang w:val="en-US" w:eastAsia="zh-CN"/>
                </w:rPr>
                <w:t>）</w:t>
              </w:r>
            </w:ins>
            <w:r>
              <w:rPr>
                <w:color w:val="auto"/>
                <w:sz w:val="24"/>
                <w:szCs w:val="24"/>
              </w:rPr>
              <w:t>玻璃品种为</w:t>
            </w:r>
            <w:r>
              <w:rPr>
                <w:rFonts w:hint="eastAsia"/>
                <w:color w:val="auto"/>
                <w:sz w:val="24"/>
                <w:szCs w:val="24"/>
                <w:lang w:val="en-US" w:eastAsia="zh-CN"/>
              </w:rPr>
              <w:t>钢化中空</w:t>
            </w:r>
            <w:r>
              <w:rPr>
                <w:color w:val="auto"/>
                <w:sz w:val="24"/>
                <w:szCs w:val="24"/>
              </w:rPr>
              <w:t>玻璃，属于安全玻璃，</w:t>
            </w:r>
            <w:ins w:id="147" w:author="Administrator" w:date="2024-05-11T11:59:44Z">
              <w:r>
                <w:rPr>
                  <w:rFonts w:hint="eastAsia"/>
                  <w:lang w:val="en-US" w:eastAsia="zh-CN"/>
                </w:rPr>
                <w:t>厚度与尺寸</w:t>
              </w:r>
            </w:ins>
            <w:ins w:id="148" w:author="Administrator" w:date="2024-05-11T11:59:44Z">
              <w:r>
                <w:rPr>
                  <w:rFonts w:hint="default"/>
                </w:rPr>
                <w:t>符合规范要求</w:t>
              </w:r>
            </w:ins>
            <w:del w:id="149" w:author="Administrator" w:date="2024-05-11T12:03:57Z">
              <w:r>
                <w:rPr>
                  <w:color w:val="auto"/>
                  <w:sz w:val="24"/>
                  <w:szCs w:val="24"/>
                </w:rPr>
                <w:delText>满足</w:delText>
              </w:r>
            </w:del>
            <w:del w:id="150" w:author="Administrator" w:date="2024-05-11T12:03:57Z">
              <w:r>
                <w:rPr>
                  <w:rFonts w:hint="eastAsia"/>
                  <w:color w:val="auto"/>
                  <w:lang w:val="en-US" w:eastAsia="zh-CN"/>
                </w:rPr>
                <w:delText>规范</w:delText>
              </w:r>
            </w:del>
            <w:del w:id="151" w:author="Administrator" w:date="2024-05-11T12:03:57Z">
              <w:r>
                <w:rPr>
                  <w:color w:val="auto"/>
                  <w:sz w:val="24"/>
                  <w:szCs w:val="24"/>
                </w:rPr>
                <w:delText>要求；</w:delText>
              </w:r>
            </w:del>
            <w:ins w:id="152" w:author="Administrator" w:date="2024-05-11T12:03:57Z">
              <w:r>
                <w:rPr>
                  <w:rFonts w:hint="eastAsia"/>
                  <w:color w:val="auto"/>
                  <w:sz w:val="24"/>
                  <w:szCs w:val="24"/>
                  <w:lang w:eastAsia="zh-CN"/>
                </w:rPr>
                <w:t>。</w:t>
              </w:r>
            </w:ins>
          </w:p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2"/>
                <w:numId w:val="0"/>
              </w:numPr>
              <w:tabs>
                <w:tab w:val="left" w:pos="1180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28" w:lineRule="auto"/>
              <w:ind w:left="120" w:leftChars="50" w:right="120" w:rightChars="50" w:firstLine="1111" w:firstLineChars="463"/>
              <w:jc w:val="left"/>
              <w:textAlignment w:val="auto"/>
              <w:rPr>
                <w:del w:id="153" w:author="Administrator" w:date="2024-05-11T11:59:52Z"/>
                <w:color w:val="auto"/>
                <w:sz w:val="24"/>
                <w:szCs w:val="24"/>
              </w:rPr>
            </w:pPr>
            <w:del w:id="154" w:author="Administrator" w:date="2024-05-11T11:59:52Z">
              <w:r>
                <w:rPr>
                  <w:rFonts w:hint="eastAsia" w:ascii="Times New Roman" w:hAnsi="Times New Roman" w:cs="宋体"/>
                  <w:color w:val="auto"/>
                  <w:sz w:val="24"/>
                  <w:szCs w:val="24"/>
                  <w:lang w:val="en-US" w:eastAsia="zh-CN" w:bidi="ar-SA"/>
                </w:rPr>
                <w:delText>（3）</w:delText>
              </w:r>
            </w:del>
            <w:del w:id="155" w:author="Administrator" w:date="2024-05-11T11:59:52Z">
              <w:r>
                <w:rPr>
                  <w:color w:val="auto"/>
                  <w:sz w:val="24"/>
                  <w:szCs w:val="24"/>
                </w:rPr>
                <w:delText>玻璃厚度满足</w:delText>
              </w:r>
            </w:del>
            <w:del w:id="156" w:author="Administrator" w:date="2024-05-11T11:59:52Z">
              <w:r>
                <w:rPr>
                  <w:rFonts w:hint="eastAsia"/>
                  <w:color w:val="auto"/>
                  <w:lang w:val="en-US" w:eastAsia="zh-CN"/>
                </w:rPr>
                <w:delText>规范</w:delText>
              </w:r>
            </w:del>
            <w:del w:id="157" w:author="Administrator" w:date="2024-05-11T11:59:52Z">
              <w:r>
                <w:rPr>
                  <w:color w:val="auto"/>
                  <w:sz w:val="24"/>
                  <w:szCs w:val="24"/>
                </w:rPr>
                <w:delText>要求；</w:delText>
              </w:r>
            </w:del>
          </w:p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2"/>
                <w:numId w:val="0"/>
              </w:numPr>
              <w:tabs>
                <w:tab w:val="left" w:pos="1180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28" w:lineRule="auto"/>
              <w:ind w:left="120" w:leftChars="50" w:right="120" w:rightChars="50" w:firstLine="1111" w:firstLineChars="463"/>
              <w:jc w:val="left"/>
              <w:textAlignment w:val="auto"/>
              <w:rPr>
                <w:del w:id="158" w:author="Administrator" w:date="2024-05-11T11:59:52Z"/>
                <w:color w:val="auto"/>
                <w:sz w:val="24"/>
                <w:szCs w:val="24"/>
              </w:rPr>
            </w:pPr>
            <w:del w:id="159" w:author="Administrator" w:date="2024-05-11T11:59:52Z">
              <w:r>
                <w:rPr>
                  <w:rFonts w:hint="eastAsia" w:ascii="Times New Roman" w:hAnsi="Times New Roman" w:cs="宋体"/>
                  <w:color w:val="auto"/>
                  <w:sz w:val="24"/>
                  <w:szCs w:val="24"/>
                  <w:lang w:val="en-US" w:eastAsia="zh-CN" w:bidi="ar-SA"/>
                </w:rPr>
                <w:delText>（4）</w:delText>
              </w:r>
            </w:del>
            <w:del w:id="160" w:author="Administrator" w:date="2024-05-11T11:59:52Z">
              <w:r>
                <w:rPr>
                  <w:rFonts w:hint="default"/>
                  <w:color w:val="auto"/>
                </w:rPr>
                <w:delText>玻璃</w:delText>
              </w:r>
            </w:del>
            <w:del w:id="161" w:author="Administrator" w:date="2024-05-11T11:59:52Z">
              <w:r>
                <w:rPr>
                  <w:rFonts w:hint="eastAsia"/>
                  <w:color w:val="auto"/>
                  <w:lang w:val="en-US" w:eastAsia="zh-CN"/>
                </w:rPr>
                <w:delText>连接基本</w:delText>
              </w:r>
            </w:del>
            <w:del w:id="162" w:author="Administrator" w:date="2024-05-11T11:59:52Z">
              <w:r>
                <w:rPr>
                  <w:rFonts w:hint="default"/>
                  <w:color w:val="auto"/>
                </w:rPr>
                <w:delText>符合</w:delText>
              </w:r>
            </w:del>
            <w:del w:id="163" w:author="Administrator" w:date="2024-05-11T11:59:52Z">
              <w:r>
                <w:rPr>
                  <w:rFonts w:hint="eastAsia"/>
                  <w:color w:val="auto"/>
                  <w:lang w:val="en-US" w:eastAsia="zh-CN"/>
                </w:rPr>
                <w:delText>规范</w:delText>
              </w:r>
            </w:del>
            <w:del w:id="164" w:author="Administrator" w:date="2024-05-11T11:59:52Z">
              <w:r>
                <w:rPr>
                  <w:rFonts w:hint="default"/>
                  <w:color w:val="auto"/>
                </w:rPr>
                <w:delText>要求；</w:delText>
              </w:r>
            </w:del>
          </w:p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2"/>
                <w:numId w:val="0"/>
              </w:numPr>
              <w:tabs>
                <w:tab w:val="left" w:pos="1180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28" w:lineRule="auto"/>
              <w:ind w:left="0" w:leftChars="0" w:right="120" w:rightChars="50" w:firstLine="720" w:firstLineChars="300"/>
              <w:jc w:val="left"/>
              <w:textAlignment w:val="auto"/>
              <w:rPr>
                <w:rFonts w:hint="eastAsia" w:ascii="Times New Roman" w:hAnsi="Times New Roman" w:cs="Times New Roman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  <w:lang w:val="en-US" w:eastAsia="zh-CN"/>
              </w:rPr>
              <w:t>2.2面板连接</w:t>
            </w:r>
          </w:p>
          <w:p>
            <w:pPr>
              <w:pStyle w:val="22"/>
              <w:numPr>
                <w:ilvl w:val="2"/>
                <w:numId w:val="0"/>
              </w:numPr>
              <w:tabs>
                <w:tab w:val="left" w:pos="1180"/>
              </w:tabs>
              <w:spacing w:beforeLines="50" w:afterLines="50" w:line="228" w:lineRule="auto"/>
              <w:ind w:left="120" w:leftChars="50" w:right="120" w:rightChars="50" w:firstLine="631" w:firstLineChars="263"/>
              <w:rPr>
                <w:ins w:id="165" w:author="Administrator" w:date="2024-05-11T12:00:09Z"/>
                <w:rFonts w:hint="eastAsia"/>
                <w:color w:val="auto"/>
                <w:szCs w:val="24"/>
                <w:lang w:val="en-US" w:eastAsia="zh-CN"/>
              </w:rPr>
            </w:pPr>
            <w:ins w:id="166" w:author="Administrator" w:date="2024-05-11T12:10:33Z">
              <w:r>
                <w:rPr>
                  <w:rFonts w:hint="eastAsia" w:cs="宋体"/>
                  <w:color w:val="auto"/>
                  <w:sz w:val="24"/>
                  <w:szCs w:val="24"/>
                  <w:lang w:val="en-US" w:eastAsia="zh-CN" w:bidi="ar-SA"/>
                </w:rPr>
                <w:t>（</w:t>
              </w:r>
            </w:ins>
            <w:ins w:id="167" w:author="Administrator" w:date="2024-05-11T12:10:34Z">
              <w:r>
                <w:rPr>
                  <w:rFonts w:hint="eastAsia" w:cs="宋体"/>
                  <w:color w:val="auto"/>
                  <w:sz w:val="24"/>
                  <w:szCs w:val="24"/>
                  <w:lang w:val="en-US" w:eastAsia="zh-CN" w:bidi="ar-SA"/>
                </w:rPr>
                <w:t>1</w:t>
              </w:r>
            </w:ins>
            <w:ins w:id="168" w:author="Administrator" w:date="2024-05-11T12:10:33Z">
              <w:r>
                <w:rPr>
                  <w:rFonts w:hint="eastAsia" w:cs="宋体"/>
                  <w:color w:val="auto"/>
                  <w:sz w:val="24"/>
                  <w:szCs w:val="24"/>
                  <w:lang w:val="en-US" w:eastAsia="zh-CN" w:bidi="ar-SA"/>
                </w:rPr>
                <w:t>）</w:t>
              </w:r>
            </w:ins>
            <w:ins w:id="169" w:author="Administrator" w:date="2024-05-11T12:00:09Z">
              <w:r>
                <w:rPr>
                  <w:rFonts w:hint="eastAsia"/>
                  <w:color w:val="auto"/>
                  <w:szCs w:val="24"/>
                  <w:lang w:val="en-US" w:eastAsia="zh-CN"/>
                </w:rPr>
                <w:t>面板固定压块无松动、变形和损坏现象；</w:t>
              </w:r>
            </w:ins>
          </w:p>
          <w:p>
            <w:pPr>
              <w:pStyle w:val="22"/>
              <w:numPr>
                <w:ilvl w:val="2"/>
                <w:numId w:val="0"/>
              </w:numPr>
              <w:tabs>
                <w:tab w:val="left" w:pos="1180"/>
              </w:tabs>
              <w:spacing w:beforeLines="50" w:afterLines="50" w:line="228" w:lineRule="auto"/>
              <w:ind w:left="120" w:leftChars="50" w:right="120" w:rightChars="50" w:firstLine="631" w:firstLineChars="263"/>
              <w:rPr>
                <w:ins w:id="170" w:author="Administrator" w:date="2024-05-11T12:00:09Z"/>
                <w:rFonts w:hint="eastAsia"/>
                <w:color w:val="auto"/>
                <w:szCs w:val="24"/>
                <w:lang w:val="en-US" w:eastAsia="zh-CN"/>
              </w:rPr>
            </w:pPr>
            <w:ins w:id="171" w:author="Administrator" w:date="2024-05-11T12:10:36Z">
              <w:r>
                <w:rPr>
                  <w:rFonts w:hint="eastAsia"/>
                  <w:color w:val="auto"/>
                  <w:szCs w:val="24"/>
                  <w:lang w:val="en-US" w:eastAsia="zh-CN"/>
                </w:rPr>
                <w:t>（</w:t>
              </w:r>
            </w:ins>
            <w:ins w:id="172" w:author="Administrator" w:date="2024-05-11T12:10:37Z">
              <w:r>
                <w:rPr>
                  <w:rFonts w:hint="eastAsia"/>
                  <w:color w:val="auto"/>
                  <w:szCs w:val="24"/>
                  <w:lang w:val="en-US" w:eastAsia="zh-CN"/>
                </w:rPr>
                <w:t>2</w:t>
              </w:r>
            </w:ins>
            <w:ins w:id="173" w:author="Administrator" w:date="2024-05-11T12:10:36Z">
              <w:r>
                <w:rPr>
                  <w:rFonts w:hint="eastAsia"/>
                  <w:color w:val="auto"/>
                  <w:szCs w:val="24"/>
                  <w:lang w:val="en-US" w:eastAsia="zh-CN"/>
                </w:rPr>
                <w:t>）</w:t>
              </w:r>
            </w:ins>
            <w:ins w:id="174" w:author="Administrator" w:date="2024-05-11T12:00:09Z">
              <w:r>
                <w:rPr>
                  <w:rFonts w:hint="eastAsia"/>
                  <w:color w:val="auto"/>
                  <w:szCs w:val="24"/>
                  <w:lang w:val="en-US" w:eastAsia="zh-CN"/>
                </w:rPr>
                <w:t>铝合金托条数量、长度、及厚度符合规范要求；</w:t>
              </w:r>
            </w:ins>
          </w:p>
          <w:p>
            <w:pPr>
              <w:pStyle w:val="22"/>
              <w:numPr>
                <w:ilvl w:val="2"/>
                <w:numId w:val="0"/>
              </w:numPr>
              <w:tabs>
                <w:tab w:val="left" w:pos="1180"/>
              </w:tabs>
              <w:spacing w:beforeLines="50" w:afterLines="50" w:line="228" w:lineRule="auto"/>
              <w:ind w:left="120" w:leftChars="50" w:right="120" w:rightChars="50" w:firstLine="631" w:firstLineChars="263"/>
              <w:rPr>
                <w:ins w:id="175" w:author="Administrator" w:date="2024-05-11T12:00:09Z"/>
                <w:rFonts w:hint="eastAsia"/>
                <w:color w:val="auto"/>
                <w:szCs w:val="24"/>
              </w:rPr>
            </w:pPr>
            <w:ins w:id="176" w:author="Administrator" w:date="2024-05-11T12:10:38Z">
              <w:r>
                <w:rPr>
                  <w:rFonts w:hint="eastAsia"/>
                  <w:color w:val="auto"/>
                  <w:szCs w:val="24"/>
                  <w:lang w:val="en-US" w:eastAsia="zh-CN"/>
                </w:rPr>
                <w:t>（3）</w:t>
              </w:r>
            </w:ins>
            <w:ins w:id="177" w:author="Administrator" w:date="2024-05-11T12:00:09Z">
              <w:r>
                <w:rPr>
                  <w:rFonts w:hint="eastAsia"/>
                  <w:color w:val="auto"/>
                  <w:szCs w:val="24"/>
                  <w:lang w:val="en-US" w:eastAsia="zh-CN"/>
                </w:rPr>
                <w:t>硅酮结构胶无明显开裂、起泡、粉化、脱胶、变色、褪色和化学析出物等现象；</w:t>
              </w:r>
            </w:ins>
          </w:p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2"/>
                <w:numId w:val="0"/>
              </w:numPr>
              <w:tabs>
                <w:tab w:val="left" w:pos="1180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28" w:lineRule="auto"/>
              <w:ind w:left="120" w:leftChars="50" w:right="120" w:rightChars="50" w:firstLine="631" w:firstLineChars="263"/>
              <w:jc w:val="left"/>
              <w:textAlignment w:val="auto"/>
              <w:rPr>
                <w:del w:id="178" w:author="Administrator" w:date="2024-05-11T12:00:09Z"/>
                <w:rFonts w:hint="eastAsia"/>
                <w:color w:val="auto"/>
                <w:sz w:val="24"/>
                <w:szCs w:val="24"/>
                <w:lang w:val="en-US" w:eastAsia="zh-CN"/>
              </w:rPr>
            </w:pPr>
            <w:ins w:id="179" w:author="Administrator" w:date="2024-05-11T12:10:43Z">
              <w:r>
                <w:rPr>
                  <w:rFonts w:hint="eastAsia"/>
                  <w:color w:val="auto"/>
                  <w:szCs w:val="24"/>
                  <w:lang w:val="en-US" w:eastAsia="zh-CN"/>
                </w:rPr>
                <w:t>（</w:t>
              </w:r>
            </w:ins>
            <w:ins w:id="180" w:author="Administrator" w:date="2024-05-11T12:10:44Z">
              <w:r>
                <w:rPr>
                  <w:rFonts w:hint="eastAsia"/>
                  <w:color w:val="auto"/>
                  <w:szCs w:val="24"/>
                  <w:lang w:val="en-US" w:eastAsia="zh-CN"/>
                </w:rPr>
                <w:t>4</w:t>
              </w:r>
            </w:ins>
            <w:ins w:id="181" w:author="Administrator" w:date="2024-05-11T12:10:43Z">
              <w:r>
                <w:rPr>
                  <w:rFonts w:hint="eastAsia"/>
                  <w:color w:val="auto"/>
                  <w:szCs w:val="24"/>
                  <w:lang w:val="en-US" w:eastAsia="zh-CN"/>
                </w:rPr>
                <w:t>）</w:t>
              </w:r>
            </w:ins>
            <w:ins w:id="182" w:author="Administrator" w:date="2024-05-11T12:00:09Z">
              <w:r>
                <w:rPr>
                  <w:rFonts w:hint="eastAsia"/>
                  <w:color w:val="auto"/>
                  <w:szCs w:val="24"/>
                  <w:lang w:val="en-US" w:eastAsia="zh-CN"/>
                </w:rPr>
                <w:t>硅酮结构胶宽度、粘结厚度符合规范要求。</w:t>
              </w:r>
            </w:ins>
            <w:del w:id="183" w:author="Administrator" w:date="2024-05-11T12:00:09Z">
              <w:r>
                <w:rPr>
                  <w:rFonts w:hint="eastAsia"/>
                  <w:color w:val="auto"/>
                  <w:sz w:val="24"/>
                  <w:szCs w:val="24"/>
                  <w:lang w:val="en-US" w:eastAsia="zh-CN"/>
                </w:rPr>
                <w:delText>个别</w:delText>
              </w:r>
            </w:del>
            <w:del w:id="184" w:author="Administrator" w:date="2024-05-11T12:00:09Z">
              <w:r>
                <w:rPr>
                  <w:rFonts w:hint="eastAsia"/>
                  <w:color w:val="auto"/>
                  <w:lang w:val="en-US" w:eastAsia="zh-CN"/>
                </w:rPr>
                <w:delText>密封材料与横梁粘连处有少量气泡和连接不紧密现象，四层西面中部柱子后面玻璃与横梁连接处密封胶未打满，整体基本</w:delText>
              </w:r>
            </w:del>
            <w:del w:id="185" w:author="Administrator" w:date="2024-05-11T12:00:09Z">
              <w:r>
                <w:rPr>
                  <w:rFonts w:hint="default"/>
                  <w:color w:val="auto"/>
                </w:rPr>
                <w:delText>符合规范要求；</w:delText>
              </w:r>
            </w:del>
          </w:p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2"/>
                <w:numId w:val="0"/>
              </w:numPr>
              <w:tabs>
                <w:tab w:val="left" w:pos="1180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28" w:lineRule="auto"/>
              <w:ind w:left="120" w:leftChars="50" w:right="120" w:rightChars="50" w:firstLine="631" w:firstLineChars="263"/>
              <w:jc w:val="left"/>
              <w:textAlignment w:val="auto"/>
              <w:rPr>
                <w:color w:val="auto"/>
                <w:sz w:val="24"/>
                <w:szCs w:val="24"/>
              </w:rPr>
            </w:pPr>
            <w:del w:id="186" w:author="Administrator" w:date="2024-05-11T12:00:09Z">
              <w:r>
                <w:rPr>
                  <w:rFonts w:hint="default" w:ascii="Times New Roman" w:hAnsi="Times New Roman" w:cs="Times New Roman"/>
                  <w:color w:val="auto"/>
                  <w:sz w:val="24"/>
                  <w:szCs w:val="24"/>
                  <w:lang w:val="en-US" w:eastAsia="zh-CN"/>
                </w:rPr>
                <w:delText>（2）</w:delText>
              </w:r>
            </w:del>
            <w:del w:id="187" w:author="Administrator" w:date="2024-05-11T12:00:09Z">
              <w:r>
                <w:rPr>
                  <w:rFonts w:hint="eastAsia"/>
                  <w:color w:val="auto"/>
                  <w:sz w:val="24"/>
                  <w:szCs w:val="24"/>
                  <w:lang w:val="en-US" w:eastAsia="zh-CN"/>
                </w:rPr>
                <w:delText>密封材料</w:delText>
              </w:r>
            </w:del>
            <w:del w:id="188" w:author="Administrator" w:date="2024-05-11T12:00:09Z">
              <w:r>
                <w:rPr>
                  <w:color w:val="auto"/>
                  <w:sz w:val="24"/>
                  <w:szCs w:val="24"/>
                </w:rPr>
                <w:delText>的粘结厚度、宽度符合规范要求；</w:delText>
              </w:r>
            </w:del>
          </w:p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2"/>
                <w:numId w:val="0"/>
              </w:numPr>
              <w:tabs>
                <w:tab w:val="left" w:pos="1180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28" w:lineRule="auto"/>
              <w:ind w:left="120" w:leftChars="50" w:right="120" w:rightChars="50" w:firstLine="393" w:firstLineChars="164"/>
              <w:jc w:val="left"/>
              <w:textAlignment w:val="auto"/>
              <w:rPr>
                <w:ins w:id="189" w:author="Administrator" w:date="2024-05-11T12:02:36Z"/>
                <w:rFonts w:hint="eastAsia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ins w:id="190" w:author="Administrator" w:date="2024-05-11T12:02:36Z">
              <w:r>
                <w:rPr>
                  <w:rFonts w:hint="eastAsia"/>
                  <w:b w:val="0"/>
                  <w:bCs w:val="0"/>
                  <w:color w:val="auto"/>
                  <w:sz w:val="24"/>
                  <w:szCs w:val="24"/>
                  <w:lang w:val="en-US" w:eastAsia="zh-CN"/>
                </w:rPr>
                <w:t>3、室外构件及连接</w:t>
              </w:r>
            </w:ins>
          </w:p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2"/>
                <w:numId w:val="0"/>
              </w:numPr>
              <w:tabs>
                <w:tab w:val="left" w:pos="1180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28" w:lineRule="auto"/>
              <w:ind w:left="120" w:leftChars="50" w:right="120" w:rightChars="50" w:firstLine="631" w:firstLineChars="263"/>
              <w:jc w:val="left"/>
              <w:textAlignment w:val="auto"/>
              <w:rPr>
                <w:ins w:id="191" w:author="Administrator" w:date="2024-05-11T12:02:36Z"/>
                <w:rFonts w:hint="eastAsia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ins w:id="192" w:author="Administrator" w:date="2024-05-11T12:02:50Z">
              <w:r>
                <w:rPr>
                  <w:rFonts w:hint="eastAsia"/>
                  <w:b w:val="0"/>
                  <w:bCs w:val="0"/>
                  <w:color w:val="auto"/>
                  <w:sz w:val="24"/>
                  <w:szCs w:val="24"/>
                  <w:lang w:val="en-US" w:eastAsia="zh-CN"/>
                </w:rPr>
                <w:t>（</w:t>
              </w:r>
            </w:ins>
            <w:ins w:id="193" w:author="Administrator" w:date="2024-05-11T12:02:51Z">
              <w:r>
                <w:rPr>
                  <w:rFonts w:hint="eastAsia"/>
                  <w:b w:val="0"/>
                  <w:bCs w:val="0"/>
                  <w:color w:val="auto"/>
                  <w:sz w:val="24"/>
                  <w:szCs w:val="24"/>
                  <w:lang w:val="en-US" w:eastAsia="zh-CN"/>
                </w:rPr>
                <w:t>1</w:t>
              </w:r>
            </w:ins>
            <w:ins w:id="194" w:author="Administrator" w:date="2024-05-11T12:02:50Z">
              <w:r>
                <w:rPr>
                  <w:rFonts w:hint="eastAsia"/>
                  <w:b w:val="0"/>
                  <w:bCs w:val="0"/>
                  <w:color w:val="auto"/>
                  <w:sz w:val="24"/>
                  <w:szCs w:val="24"/>
                  <w:lang w:val="en-US" w:eastAsia="zh-CN"/>
                </w:rPr>
                <w:t>）</w:t>
              </w:r>
            </w:ins>
            <w:ins w:id="195" w:author="Administrator" w:date="2024-05-11T12:02:36Z">
              <w:r>
                <w:rPr>
                  <w:rFonts w:hint="eastAsia"/>
                  <w:b w:val="0"/>
                  <w:bCs w:val="0"/>
                  <w:color w:val="auto"/>
                  <w:sz w:val="24"/>
                  <w:szCs w:val="24"/>
                  <w:lang w:val="en-US" w:eastAsia="zh-CN"/>
                </w:rPr>
                <w:t>室外构件未发现明显变形、损坏、</w:t>
              </w:r>
            </w:ins>
            <w:ins w:id="196" w:author="Administrator" w:date="2024-05-11T12:03:45Z">
              <w:r>
                <w:rPr>
                  <w:rFonts w:hint="eastAsia"/>
                  <w:b w:val="0"/>
                  <w:bCs w:val="0"/>
                  <w:color w:val="auto"/>
                  <w:sz w:val="24"/>
                  <w:szCs w:val="24"/>
                  <w:lang w:val="en-US" w:eastAsia="zh-CN"/>
                </w:rPr>
                <w:t>锈蚀</w:t>
              </w:r>
            </w:ins>
            <w:ins w:id="197" w:author="Administrator" w:date="2024-05-11T12:03:46Z">
              <w:r>
                <w:rPr>
                  <w:rFonts w:hint="eastAsia"/>
                  <w:b w:val="0"/>
                  <w:bCs w:val="0"/>
                  <w:color w:val="auto"/>
                  <w:sz w:val="24"/>
                  <w:szCs w:val="24"/>
                  <w:lang w:val="en-US" w:eastAsia="zh-CN"/>
                </w:rPr>
                <w:t>、</w:t>
              </w:r>
            </w:ins>
            <w:ins w:id="198" w:author="Administrator" w:date="2024-05-11T12:02:36Z">
              <w:r>
                <w:rPr>
                  <w:rFonts w:hint="eastAsia"/>
                  <w:b w:val="0"/>
                  <w:bCs w:val="0"/>
                  <w:color w:val="auto"/>
                  <w:sz w:val="24"/>
                  <w:szCs w:val="24"/>
                  <w:lang w:val="en-US" w:eastAsia="zh-CN"/>
                </w:rPr>
                <w:t>松动等现象；</w:t>
              </w:r>
            </w:ins>
          </w:p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2"/>
                <w:numId w:val="0"/>
              </w:numPr>
              <w:tabs>
                <w:tab w:val="left" w:pos="1180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28" w:lineRule="auto"/>
              <w:ind w:left="120" w:leftChars="50" w:right="120" w:rightChars="50" w:firstLine="631" w:firstLineChars="263"/>
              <w:jc w:val="left"/>
              <w:textAlignment w:val="auto"/>
              <w:rPr>
                <w:ins w:id="199" w:author="Administrator" w:date="2024-05-11T12:02:33Z"/>
                <w:rFonts w:hint="eastAsia"/>
                <w:b/>
                <w:bCs/>
                <w:color w:val="auto"/>
                <w:sz w:val="24"/>
                <w:szCs w:val="24"/>
                <w:lang w:val="en-US" w:eastAsia="zh-CN"/>
              </w:rPr>
            </w:pPr>
            <w:ins w:id="200" w:author="Administrator" w:date="2024-05-11T12:02:52Z">
              <w:r>
                <w:rPr>
                  <w:rFonts w:hint="eastAsia"/>
                  <w:b w:val="0"/>
                  <w:bCs w:val="0"/>
                  <w:color w:val="auto"/>
                  <w:sz w:val="24"/>
                  <w:szCs w:val="24"/>
                  <w:lang w:val="en-US" w:eastAsia="zh-CN"/>
                </w:rPr>
                <w:t>（</w:t>
              </w:r>
            </w:ins>
            <w:ins w:id="201" w:author="Administrator" w:date="2024-05-11T12:02:53Z">
              <w:r>
                <w:rPr>
                  <w:rFonts w:hint="eastAsia"/>
                  <w:b w:val="0"/>
                  <w:bCs w:val="0"/>
                  <w:color w:val="auto"/>
                  <w:sz w:val="24"/>
                  <w:szCs w:val="24"/>
                  <w:lang w:val="en-US" w:eastAsia="zh-CN"/>
                </w:rPr>
                <w:t>2</w:t>
              </w:r>
            </w:ins>
            <w:ins w:id="202" w:author="Administrator" w:date="2024-05-11T12:02:52Z">
              <w:r>
                <w:rPr>
                  <w:rFonts w:hint="eastAsia"/>
                  <w:b w:val="0"/>
                  <w:bCs w:val="0"/>
                  <w:color w:val="auto"/>
                  <w:sz w:val="24"/>
                  <w:szCs w:val="24"/>
                  <w:lang w:val="en-US" w:eastAsia="zh-CN"/>
                </w:rPr>
                <w:t>）</w:t>
              </w:r>
            </w:ins>
            <w:ins w:id="203" w:author="Administrator" w:date="2024-05-11T12:02:36Z">
              <w:r>
                <w:rPr>
                  <w:rFonts w:hint="eastAsia"/>
                  <w:b w:val="0"/>
                  <w:bCs w:val="0"/>
                  <w:color w:val="auto"/>
                  <w:sz w:val="24"/>
                  <w:szCs w:val="24"/>
                  <w:lang w:val="en-US" w:eastAsia="zh-CN"/>
                </w:rPr>
                <w:t>室外构件连接处无松动、变形和损坏现象。</w:t>
              </w:r>
            </w:ins>
          </w:p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2"/>
                <w:numId w:val="0"/>
              </w:numPr>
              <w:tabs>
                <w:tab w:val="left" w:pos="1180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28" w:lineRule="auto"/>
              <w:ind w:left="120" w:leftChars="50" w:right="120" w:rightChars="50" w:firstLine="393" w:firstLineChars="164"/>
              <w:jc w:val="left"/>
              <w:textAlignment w:val="auto"/>
              <w:rPr>
                <w:rFonts w:hint="default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del w:id="204" w:author="Administrator" w:date="2024-05-11T12:03:21Z">
              <w:r>
                <w:rPr>
                  <w:rFonts w:hint="default"/>
                  <w:b w:val="0"/>
                  <w:bCs w:val="0"/>
                  <w:color w:val="auto"/>
                  <w:sz w:val="24"/>
                  <w:szCs w:val="24"/>
                  <w:lang w:val="en-US" w:eastAsia="zh-CN"/>
                </w:rPr>
                <w:delText>3</w:delText>
              </w:r>
            </w:del>
            <w:ins w:id="205" w:author="Administrator" w:date="2024-05-11T12:03:21Z">
              <w:r>
                <w:rPr>
                  <w:rFonts w:hint="eastAsia"/>
                  <w:b w:val="0"/>
                  <w:bCs w:val="0"/>
                  <w:color w:val="auto"/>
                  <w:sz w:val="24"/>
                  <w:szCs w:val="24"/>
                  <w:lang w:val="en-US" w:eastAsia="zh-CN"/>
                </w:rPr>
                <w:t>4</w:t>
              </w:r>
            </w:ins>
            <w:r>
              <w:rPr>
                <w:rFonts w:hint="eastAsia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.开启窗及其配件</w:t>
            </w:r>
          </w:p>
          <w:p>
            <w:pPr>
              <w:pStyle w:val="22"/>
              <w:numPr>
                <w:ilvl w:val="2"/>
                <w:numId w:val="0"/>
              </w:numPr>
              <w:tabs>
                <w:tab w:val="left" w:pos="1180"/>
              </w:tabs>
              <w:spacing w:beforeLines="50" w:afterLines="50" w:line="228" w:lineRule="auto"/>
              <w:ind w:left="120" w:leftChars="50" w:right="120" w:rightChars="50" w:firstLine="631" w:firstLineChars="263"/>
              <w:rPr>
                <w:ins w:id="206" w:author="Administrator" w:date="2024-05-11T16:03:16Z"/>
                <w:rFonts w:hint="eastAsia"/>
                <w:color w:val="auto"/>
                <w:sz w:val="24"/>
                <w:szCs w:val="24"/>
                <w:lang w:val="en-US" w:eastAsia="zh-CN"/>
              </w:rPr>
            </w:pPr>
            <w:ins w:id="207" w:author="Administrator" w:date="2024-05-11T16:03:16Z">
              <w:r>
                <w:rPr>
                  <w:rFonts w:hint="eastAsia"/>
                  <w:color w:val="auto"/>
                  <w:sz w:val="24"/>
                  <w:szCs w:val="24"/>
                  <w:lang w:val="en-US" w:eastAsia="zh-CN"/>
                </w:rPr>
                <w:t>（1）开启窗外形是否平正，有无下坠变形，启闭是否顺畅；</w:t>
              </w:r>
            </w:ins>
          </w:p>
          <w:p>
            <w:pPr>
              <w:pStyle w:val="22"/>
              <w:numPr>
                <w:ilvl w:val="2"/>
                <w:numId w:val="0"/>
              </w:numPr>
              <w:tabs>
                <w:tab w:val="left" w:pos="1180"/>
              </w:tabs>
              <w:spacing w:beforeLines="50" w:afterLines="50" w:line="228" w:lineRule="auto"/>
              <w:ind w:left="120" w:leftChars="50" w:right="120" w:rightChars="50" w:firstLine="631" w:firstLineChars="263"/>
              <w:rPr>
                <w:ins w:id="208" w:author="Administrator" w:date="2024-05-11T16:03:16Z"/>
                <w:rFonts w:hint="eastAsia"/>
                <w:color w:val="auto"/>
                <w:sz w:val="24"/>
                <w:szCs w:val="24"/>
                <w:lang w:val="en-US" w:eastAsia="zh-CN"/>
              </w:rPr>
            </w:pPr>
            <w:ins w:id="209" w:author="Administrator" w:date="2024-05-11T16:03:16Z">
              <w:r>
                <w:rPr>
                  <w:rFonts w:hint="eastAsia"/>
                  <w:color w:val="auto"/>
                  <w:sz w:val="24"/>
                  <w:szCs w:val="24"/>
                  <w:lang w:val="en-US" w:eastAsia="zh-CN"/>
                </w:rPr>
                <w:t>（2）开启窗开窗器、密封件、五金配件完好；</w:t>
              </w:r>
            </w:ins>
          </w:p>
          <w:p>
            <w:pPr>
              <w:pStyle w:val="22"/>
              <w:numPr>
                <w:ilvl w:val="2"/>
                <w:numId w:val="0"/>
              </w:numPr>
              <w:tabs>
                <w:tab w:val="left" w:pos="1180"/>
              </w:tabs>
              <w:spacing w:beforeLines="50" w:afterLines="50" w:line="228" w:lineRule="auto"/>
              <w:ind w:left="120" w:leftChars="50" w:right="120" w:rightChars="50" w:firstLine="631" w:firstLineChars="263"/>
              <w:rPr>
                <w:ins w:id="210" w:author="Administrator" w:date="2024-05-11T16:03:16Z"/>
                <w:rFonts w:hint="eastAsia"/>
                <w:color w:val="auto"/>
                <w:sz w:val="24"/>
                <w:szCs w:val="24"/>
                <w:lang w:val="en-US" w:eastAsia="zh-CN"/>
              </w:rPr>
            </w:pPr>
            <w:ins w:id="211" w:author="Administrator" w:date="2024-05-11T16:03:16Z">
              <w:r>
                <w:rPr>
                  <w:rFonts w:hint="eastAsia"/>
                  <w:color w:val="auto"/>
                  <w:sz w:val="24"/>
                  <w:szCs w:val="24"/>
                  <w:lang w:val="en-US" w:eastAsia="zh-CN"/>
                </w:rPr>
                <w:t>（3）开启窗的密封情况是否良好，使用功能正常</w:t>
              </w:r>
            </w:ins>
            <w:ins w:id="212" w:author="Administrator" w:date="2024-05-11T16:03:24Z">
              <w:r>
                <w:rPr>
                  <w:rFonts w:hint="eastAsia"/>
                  <w:color w:val="auto"/>
                  <w:sz w:val="24"/>
                  <w:szCs w:val="24"/>
                  <w:lang w:val="en-US" w:eastAsia="zh-CN"/>
                </w:rPr>
                <w:t>。</w:t>
              </w:r>
            </w:ins>
          </w:p>
          <w:p>
            <w:pPr>
              <w:pStyle w:val="22"/>
              <w:numPr>
                <w:ilvl w:val="2"/>
                <w:numId w:val="0"/>
              </w:numPr>
              <w:tabs>
                <w:tab w:val="left" w:pos="1180"/>
              </w:tabs>
              <w:spacing w:beforeLines="50" w:afterLines="50" w:line="228" w:lineRule="auto"/>
              <w:ind w:left="120" w:leftChars="50" w:right="120" w:rightChars="50" w:firstLine="393" w:firstLineChars="164"/>
              <w:rPr>
                <w:del w:id="213" w:author="Administrator" w:date="2024-05-11T12:04:27Z"/>
                <w:color w:val="auto"/>
                <w:sz w:val="24"/>
                <w:szCs w:val="24"/>
              </w:rPr>
            </w:pPr>
            <w:del w:id="214" w:author="Administrator" w:date="2024-05-11T12:04:27Z">
              <w:r>
                <w:rPr>
                  <w:rFonts w:hint="eastAsia"/>
                  <w:color w:val="auto"/>
                  <w:sz w:val="24"/>
                  <w:szCs w:val="24"/>
                  <w:lang w:val="en-US" w:eastAsia="zh-CN"/>
                </w:rPr>
                <w:delText>（1）</w:delText>
              </w:r>
            </w:del>
            <w:del w:id="215" w:author="Administrator" w:date="2024-05-11T12:04:27Z">
              <w:r>
                <w:rPr>
                  <w:rFonts w:hint="eastAsia" w:ascii="Times New Roman" w:hAnsi="Times New Roman" w:eastAsia="宋体" w:cs="宋体"/>
                  <w:color w:val="auto"/>
                  <w:sz w:val="24"/>
                  <w:szCs w:val="24"/>
                  <w:lang w:val="en-US" w:eastAsia="zh-CN" w:bidi="ar-SA"/>
                </w:rPr>
                <w:delText>开启窗外观检查，个别开启窗扇有松动、倾斜现象，玻璃面板无明显斑点、划伤等缺陷；</w:delText>
              </w:r>
            </w:del>
          </w:p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2"/>
                <w:numId w:val="0"/>
              </w:numPr>
              <w:tabs>
                <w:tab w:val="left" w:pos="1180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28" w:lineRule="auto"/>
              <w:ind w:left="120" w:leftChars="50" w:right="120" w:rightChars="50" w:firstLine="393" w:firstLineChars="164"/>
              <w:jc w:val="left"/>
              <w:textAlignment w:val="auto"/>
              <w:rPr>
                <w:del w:id="216" w:author="Administrator" w:date="2024-05-11T12:04:27Z"/>
                <w:color w:val="auto"/>
                <w:sz w:val="24"/>
                <w:szCs w:val="24"/>
              </w:rPr>
            </w:pPr>
            <w:del w:id="217" w:author="Administrator" w:date="2024-05-11T12:04:27Z">
              <w:r>
                <w:rPr>
                  <w:rFonts w:hint="eastAsia" w:ascii="Times New Roman" w:hAnsi="Times New Roman" w:cs="宋体"/>
                  <w:color w:val="auto"/>
                  <w:sz w:val="24"/>
                  <w:szCs w:val="24"/>
                  <w:lang w:val="en-US" w:eastAsia="zh-CN" w:bidi="ar-SA"/>
                </w:rPr>
                <w:delText>（2）</w:delText>
              </w:r>
            </w:del>
            <w:del w:id="218" w:author="Administrator" w:date="2024-05-11T12:04:27Z">
              <w:r>
                <w:rPr>
                  <w:rFonts w:hint="eastAsia"/>
                  <w:color w:val="auto"/>
                  <w:lang w:val="en-US" w:eastAsia="zh-CN"/>
                </w:rPr>
                <w:delText>开启窗顺畅度检查，个别窗扇滑轨在开关窗过程中有卡顿现象；</w:delText>
              </w:r>
            </w:del>
          </w:p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2"/>
                <w:numId w:val="0"/>
              </w:numPr>
              <w:tabs>
                <w:tab w:val="left" w:pos="1180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28" w:lineRule="auto"/>
              <w:ind w:left="120" w:leftChars="50" w:right="120" w:rightChars="50" w:firstLine="393" w:firstLineChars="164"/>
              <w:jc w:val="left"/>
              <w:textAlignment w:val="auto"/>
              <w:rPr>
                <w:del w:id="219" w:author="Administrator" w:date="2024-05-11T12:04:27Z"/>
                <w:rFonts w:hint="default"/>
                <w:color w:val="auto"/>
              </w:rPr>
            </w:pPr>
            <w:del w:id="220" w:author="Administrator" w:date="2024-05-11T12:04:27Z">
              <w:r>
                <w:rPr>
                  <w:rFonts w:hint="eastAsia" w:ascii="Times New Roman" w:hAnsi="Times New Roman" w:cs="宋体"/>
                  <w:color w:val="auto"/>
                  <w:sz w:val="24"/>
                  <w:szCs w:val="24"/>
                  <w:lang w:val="en-US" w:eastAsia="zh-CN" w:bidi="ar-SA"/>
                </w:rPr>
                <w:delText>（3）</w:delText>
              </w:r>
            </w:del>
            <w:del w:id="221" w:author="Administrator" w:date="2024-05-11T12:04:27Z">
              <w:r>
                <w:rPr>
                  <w:rFonts w:hint="eastAsia"/>
                  <w:color w:val="auto"/>
                  <w:lang w:val="en-US" w:eastAsia="zh-CN"/>
                </w:rPr>
                <w:delText>开启窗密封密封性及使用性能</w:delText>
              </w:r>
            </w:del>
            <w:del w:id="222" w:author="Administrator" w:date="2024-05-11T12:04:27Z">
              <w:r>
                <w:rPr>
                  <w:rFonts w:hint="default"/>
                  <w:color w:val="auto"/>
                </w:rPr>
                <w:delText>符合</w:delText>
              </w:r>
            </w:del>
            <w:del w:id="223" w:author="Administrator" w:date="2024-05-11T12:04:27Z">
              <w:r>
                <w:rPr>
                  <w:rFonts w:hint="eastAsia"/>
                  <w:color w:val="auto"/>
                  <w:lang w:val="en-US" w:eastAsia="zh-CN"/>
                </w:rPr>
                <w:delText>规范</w:delText>
              </w:r>
            </w:del>
            <w:del w:id="224" w:author="Administrator" w:date="2024-05-11T12:04:27Z">
              <w:r>
                <w:rPr>
                  <w:rFonts w:hint="default"/>
                  <w:color w:val="auto"/>
                </w:rPr>
                <w:delText>要求；</w:delText>
              </w:r>
            </w:del>
          </w:p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2"/>
                <w:numId w:val="0"/>
              </w:numPr>
              <w:tabs>
                <w:tab w:val="left" w:pos="1180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28" w:lineRule="auto"/>
              <w:ind w:left="120" w:leftChars="50" w:right="120" w:rightChars="50" w:firstLine="393" w:firstLineChars="164"/>
              <w:jc w:val="left"/>
              <w:textAlignment w:val="auto"/>
              <w:rPr>
                <w:rFonts w:hint="default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del w:id="225" w:author="Administrator" w:date="2024-05-11T12:03:27Z">
              <w:r>
                <w:rPr>
                  <w:rFonts w:hint="default"/>
                  <w:b w:val="0"/>
                  <w:bCs w:val="0"/>
                  <w:color w:val="auto"/>
                  <w:sz w:val="24"/>
                  <w:szCs w:val="24"/>
                  <w:lang w:val="en-US" w:eastAsia="zh-CN"/>
                </w:rPr>
                <w:delText>4</w:delText>
              </w:r>
            </w:del>
            <w:ins w:id="226" w:author="Administrator" w:date="2024-05-11T12:03:27Z">
              <w:r>
                <w:rPr>
                  <w:rFonts w:hint="eastAsia"/>
                  <w:b w:val="0"/>
                  <w:bCs w:val="0"/>
                  <w:color w:val="auto"/>
                  <w:sz w:val="24"/>
                  <w:szCs w:val="24"/>
                  <w:lang w:val="en-US" w:eastAsia="zh-CN"/>
                </w:rPr>
                <w:t>5</w:t>
              </w:r>
            </w:ins>
            <w:r>
              <w:rPr>
                <w:rFonts w:hint="eastAsia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.防雨防水性能</w:t>
            </w:r>
          </w:p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2"/>
                <w:numId w:val="0"/>
              </w:numPr>
              <w:tabs>
                <w:tab w:val="left" w:pos="1180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28" w:lineRule="auto"/>
              <w:ind w:left="120" w:leftChars="50" w:right="120" w:rightChars="50" w:firstLine="156" w:firstLineChars="65"/>
              <w:jc w:val="left"/>
              <w:textAlignment w:val="auto"/>
              <w:rPr>
                <w:color w:val="auto"/>
                <w:sz w:val="24"/>
                <w:szCs w:val="24"/>
              </w:rPr>
            </w:pPr>
            <w:r>
              <w:rPr>
                <w:rFonts w:hint="eastAsia" w:ascii="Times New Roman" w:hAnsi="Times New Roman" w:cs="宋体"/>
                <w:color w:val="auto"/>
                <w:sz w:val="24"/>
                <w:szCs w:val="24"/>
                <w:lang w:val="en-US" w:eastAsia="zh-CN" w:bidi="ar-SA"/>
              </w:rPr>
              <w:t>（1）</w:t>
            </w:r>
            <w:r>
              <w:rPr>
                <w:rFonts w:hint="eastAsia"/>
                <w:color w:val="auto"/>
                <w:lang w:val="en-US" w:eastAsia="zh-CN"/>
              </w:rPr>
              <w:t>幕墙防水性能基本</w:t>
            </w:r>
            <w:r>
              <w:rPr>
                <w:rFonts w:hint="default"/>
                <w:color w:val="auto"/>
              </w:rPr>
              <w:t>符合</w:t>
            </w:r>
            <w:r>
              <w:rPr>
                <w:rFonts w:hint="eastAsia"/>
                <w:color w:val="auto"/>
                <w:lang w:val="en-US" w:eastAsia="zh-CN"/>
              </w:rPr>
              <w:t>规范规范</w:t>
            </w:r>
            <w:r>
              <w:rPr>
                <w:rFonts w:hint="default"/>
                <w:color w:val="auto"/>
              </w:rPr>
              <w:t>要求</w:t>
            </w:r>
            <w:ins w:id="227" w:author="Administrator" w:date="2024-05-11T12:04:55Z">
              <w:r>
                <w:rPr>
                  <w:rFonts w:hint="eastAsia"/>
                  <w:color w:val="auto"/>
                  <w:lang w:eastAsia="zh-CN"/>
                </w:rPr>
                <w:t>。</w:t>
              </w:r>
            </w:ins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jc w:val="center"/>
        </w:trPr>
        <w:tc>
          <w:tcPr>
            <w:tcW w:w="9766" w:type="dxa"/>
            <w:gridSpan w:val="1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367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auto"/>
                <w:sz w:val="24"/>
                <w:szCs w:val="24"/>
              </w:rPr>
            </w:pPr>
            <w:del w:id="228" w:author="Administrator" w:date="2024-05-11T16:52:02Z">
              <w:r>
                <w:rPr>
                  <w:rFonts w:hint="default" w:ascii="Times New Roman" w:hAnsi="Times New Roman" w:cs="Times New Roman"/>
                  <w:b/>
                  <w:bCs/>
                  <w:color w:val="auto"/>
                  <w:sz w:val="24"/>
                  <w:szCs w:val="24"/>
                  <w:lang w:val="en-US" w:eastAsia="zh-CN"/>
                  <w:rPrChange w:id="229" w:author="Administrator" w:date="2024-05-11T16:55:13Z">
                    <w:rPr>
                      <w:rFonts w:hint="default" w:cs="宋体"/>
                      <w:b/>
                      <w:bCs/>
                      <w:color w:val="auto"/>
                      <w:sz w:val="24"/>
                      <w:szCs w:val="24"/>
                      <w:lang w:val="en-US" w:eastAsia="zh-CN"/>
                    </w:rPr>
                  </w:rPrChange>
                </w:rPr>
                <w:delText>3</w:delText>
              </w:r>
            </w:del>
            <w:ins w:id="230" w:author="Administrator" w:date="2024-05-11T16:52:02Z">
              <w:r>
                <w:rPr>
                  <w:rFonts w:hint="default" w:ascii="Times New Roman" w:hAnsi="Times New Roman" w:cs="Times New Roman"/>
                  <w:b/>
                  <w:bCs/>
                  <w:color w:val="auto"/>
                  <w:sz w:val="24"/>
                  <w:szCs w:val="24"/>
                  <w:lang w:val="en-US" w:eastAsia="zh-CN"/>
                  <w:rPrChange w:id="231" w:author="Administrator" w:date="2024-05-11T16:55:13Z">
                    <w:rPr>
                      <w:rFonts w:hint="eastAsia" w:cs="宋体"/>
                      <w:b/>
                      <w:bCs/>
                      <w:color w:val="auto"/>
                      <w:sz w:val="24"/>
                      <w:szCs w:val="24"/>
                      <w:lang w:val="en-US" w:eastAsia="zh-CN"/>
                    </w:rPr>
                  </w:rPrChange>
                </w:rPr>
                <w:t>6</w:t>
              </w:r>
            </w:ins>
            <w:r>
              <w:rPr>
                <w:rFonts w:hint="eastAsia" w:cs="宋体"/>
                <w:b/>
                <w:bCs/>
                <w:color w:val="auto"/>
                <w:sz w:val="24"/>
                <w:szCs w:val="24"/>
                <w:lang w:val="en-US" w:eastAsia="zh-CN"/>
              </w:rPr>
              <w:t>、鉴定</w:t>
            </w:r>
            <w:r>
              <w:rPr>
                <w:rFonts w:hint="eastAsia" w:ascii="宋体" w:hAnsi="宋体" w:eastAsia="宋体" w:cs="宋体"/>
                <w:b/>
                <w:bCs/>
                <w:color w:val="auto"/>
                <w:sz w:val="24"/>
                <w:szCs w:val="24"/>
              </w:rPr>
              <w:t>评级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jc w:val="center"/>
        </w:trPr>
        <w:tc>
          <w:tcPr>
            <w:tcW w:w="9766" w:type="dxa"/>
            <w:gridSpan w:val="12"/>
            <w:tcBorders>
              <w:top w:val="single" w:color="000000" w:sz="2" w:space="0"/>
            </w:tcBorders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</w:pPr>
            <w:del w:id="232" w:author="Administrator" w:date="2024-05-11T16:52:03Z">
              <w:r>
                <w:rPr>
                  <w:rFonts w:hint="default" w:ascii="Times New Roman" w:hAnsi="Times New Roman" w:cs="Times New Roman"/>
                  <w:color w:val="auto"/>
                  <w:sz w:val="24"/>
                  <w:szCs w:val="24"/>
                  <w:lang w:val="en-US" w:eastAsia="zh-CN"/>
                </w:rPr>
                <w:delText>3</w:delText>
              </w:r>
            </w:del>
            <w:ins w:id="233" w:author="Administrator" w:date="2024-05-11T16:52:03Z">
              <w:r>
                <w:rPr>
                  <w:rFonts w:hint="eastAsia" w:ascii="Times New Roman" w:hAnsi="Times New Roman" w:cs="Times New Roman"/>
                  <w:color w:val="auto"/>
                  <w:sz w:val="24"/>
                  <w:szCs w:val="24"/>
                  <w:lang w:val="en-US" w:eastAsia="zh-CN"/>
                </w:rPr>
                <w:t>6</w:t>
              </w:r>
            </w:ins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  <w:lang w:val="en-US" w:eastAsia="zh-CN"/>
              </w:rPr>
              <w:t>.1玻璃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  <w:t>幕墙结构构件子单元评定等级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jc w:val="center"/>
        </w:trPr>
        <w:tc>
          <w:tcPr>
            <w:tcW w:w="1395" w:type="dxa"/>
            <w:gridSpan w:val="2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pacing w:val="2"/>
                <w:sz w:val="24"/>
                <w:szCs w:val="24"/>
              </w:rPr>
              <w:t>检测项目</w:t>
            </w:r>
          </w:p>
        </w:tc>
        <w:tc>
          <w:tcPr>
            <w:tcW w:w="1489" w:type="dxa"/>
            <w:gridSpan w:val="2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pacing w:val="1"/>
                <w:sz w:val="24"/>
                <w:szCs w:val="24"/>
              </w:rPr>
              <w:t>立柱、横梁</w:t>
            </w:r>
            <w:r>
              <w:rPr>
                <w:rFonts w:hint="eastAsia" w:ascii="Times New Roman" w:hAnsi="Times New Roman" w:cs="Times New Roman"/>
                <w:b w:val="0"/>
                <w:bCs/>
                <w:color w:val="auto"/>
                <w:kern w:val="0"/>
                <w:sz w:val="24"/>
                <w:szCs w:val="24"/>
                <w:highlight w:val="none"/>
              </w:rPr>
              <w:t>及其连接</w:t>
            </w:r>
          </w:p>
        </w:tc>
        <w:tc>
          <w:tcPr>
            <w:tcW w:w="1452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玻璃面板</w:t>
            </w:r>
            <w:r>
              <w:rPr>
                <w:rFonts w:hint="eastAsia" w:ascii="Times New Roman" w:hAnsi="Times New Roman" w:cs="Times New Roman"/>
                <w:b w:val="0"/>
                <w:bCs/>
                <w:color w:val="auto"/>
                <w:kern w:val="0"/>
                <w:sz w:val="24"/>
                <w:szCs w:val="24"/>
                <w:highlight w:val="none"/>
              </w:rPr>
              <w:t>及其连接</w:t>
            </w:r>
          </w:p>
        </w:tc>
        <w:tc>
          <w:tcPr>
            <w:tcW w:w="1465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ascii="宋体" w:hAnsi="宋体" w:eastAsia="宋体" w:cs="宋体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color w:val="auto"/>
                <w:sz w:val="24"/>
                <w:szCs w:val="24"/>
                <w:lang w:val="en-US" w:eastAsia="zh-CN"/>
              </w:rPr>
              <w:t>硅酮结构胶与</w:t>
            </w:r>
            <w:r>
              <w:rPr>
                <w:color w:val="auto"/>
                <w:sz w:val="24"/>
                <w:szCs w:val="24"/>
              </w:rPr>
              <w:t>密封材料</w:t>
            </w:r>
          </w:p>
        </w:tc>
        <w:tc>
          <w:tcPr>
            <w:tcW w:w="1439" w:type="dxa"/>
            <w:gridSpan w:val="2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ascii="宋体" w:hAnsi="宋体" w:eastAsia="宋体" w:cs="宋体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/>
                <w:color w:val="auto"/>
                <w:kern w:val="0"/>
                <w:sz w:val="24"/>
                <w:szCs w:val="24"/>
                <w:highlight w:val="none"/>
              </w:rPr>
              <w:t>开启窗</w:t>
            </w:r>
          </w:p>
        </w:tc>
        <w:tc>
          <w:tcPr>
            <w:tcW w:w="1404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default" w:eastAsia="宋体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szCs w:val="24"/>
                <w:lang w:val="en-US" w:eastAsia="zh-CN"/>
              </w:rPr>
              <w:t>防水性能</w:t>
            </w:r>
          </w:p>
        </w:tc>
        <w:tc>
          <w:tcPr>
            <w:tcW w:w="1122" w:type="dxa"/>
            <w:tcBorders>
              <w:left w:val="single" w:color="auto" w:sz="4" w:space="0"/>
            </w:tcBorders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eastAsia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2"/>
                <w:sz w:val="24"/>
                <w:szCs w:val="24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jc w:val="center"/>
        </w:trPr>
        <w:tc>
          <w:tcPr>
            <w:tcW w:w="1395" w:type="dxa"/>
            <w:gridSpan w:val="2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评定等级</w:t>
            </w:r>
          </w:p>
        </w:tc>
        <w:tc>
          <w:tcPr>
            <w:tcW w:w="1489" w:type="dxa"/>
            <w:gridSpan w:val="2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color w:val="auto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2"/>
                <w:sz w:val="24"/>
                <w:szCs w:val="24"/>
                <w:lang w:val="en-US" w:eastAsia="zh-CN"/>
              </w:rPr>
              <w:t>B</w:t>
            </w:r>
            <w:r>
              <w:rPr>
                <w:rFonts w:hint="eastAsia" w:ascii="Times New Roman" w:hAnsi="Times New Roman" w:cs="Times New Roman"/>
                <w:color w:val="auto"/>
                <w:position w:val="2"/>
                <w:sz w:val="24"/>
                <w:szCs w:val="24"/>
                <w:vertAlign w:val="subscript"/>
                <w:lang w:val="en-US" w:eastAsia="zh-CN"/>
              </w:rPr>
              <w:t>s</w:t>
            </w:r>
            <w:r>
              <w:rPr>
                <w:rFonts w:hint="default" w:ascii="Times New Roman" w:hAnsi="Times New Roman" w:eastAsia="宋体" w:cs="Times New Roman"/>
                <w:color w:val="auto"/>
                <w:position w:val="2"/>
                <w:sz w:val="24"/>
                <w:szCs w:val="24"/>
              </w:rPr>
              <w:t>级</w:t>
            </w:r>
          </w:p>
        </w:tc>
        <w:tc>
          <w:tcPr>
            <w:tcW w:w="1452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color w:val="auto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2"/>
                <w:sz w:val="24"/>
                <w:szCs w:val="24"/>
                <w:lang w:val="en-US" w:eastAsia="zh-CN"/>
              </w:rPr>
              <w:t>A</w:t>
            </w:r>
            <w:r>
              <w:rPr>
                <w:rFonts w:hint="eastAsia" w:ascii="Times New Roman" w:hAnsi="Times New Roman" w:cs="Times New Roman"/>
                <w:color w:val="auto"/>
                <w:position w:val="2"/>
                <w:sz w:val="24"/>
                <w:szCs w:val="24"/>
                <w:vertAlign w:val="subscript"/>
                <w:lang w:val="en-US" w:eastAsia="zh-CN"/>
              </w:rPr>
              <w:t>s</w:t>
            </w:r>
            <w:r>
              <w:rPr>
                <w:rFonts w:hint="default" w:ascii="Times New Roman" w:hAnsi="Times New Roman" w:eastAsia="宋体" w:cs="Times New Roman"/>
                <w:color w:val="auto"/>
                <w:position w:val="2"/>
                <w:sz w:val="24"/>
                <w:szCs w:val="24"/>
              </w:rPr>
              <w:t>级</w:t>
            </w:r>
          </w:p>
        </w:tc>
        <w:tc>
          <w:tcPr>
            <w:tcW w:w="1465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ascii="宋体" w:hAnsi="宋体" w:eastAsia="宋体" w:cs="宋体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2"/>
                <w:sz w:val="24"/>
                <w:szCs w:val="24"/>
                <w:lang w:val="en-US" w:eastAsia="zh-CN"/>
              </w:rPr>
              <w:t>B</w:t>
            </w:r>
            <w:r>
              <w:rPr>
                <w:rFonts w:hint="eastAsia" w:ascii="Times New Roman" w:hAnsi="Times New Roman" w:cs="Times New Roman"/>
                <w:color w:val="auto"/>
                <w:position w:val="2"/>
                <w:sz w:val="24"/>
                <w:szCs w:val="24"/>
                <w:vertAlign w:val="subscript"/>
                <w:lang w:val="en-US" w:eastAsia="zh-CN"/>
              </w:rPr>
              <w:t>s</w:t>
            </w:r>
            <w:r>
              <w:rPr>
                <w:rFonts w:hint="default" w:ascii="Times New Roman" w:hAnsi="Times New Roman" w:eastAsia="宋体" w:cs="Times New Roman"/>
                <w:color w:val="auto"/>
                <w:position w:val="2"/>
                <w:sz w:val="24"/>
                <w:szCs w:val="24"/>
              </w:rPr>
              <w:t>级</w:t>
            </w:r>
          </w:p>
        </w:tc>
        <w:tc>
          <w:tcPr>
            <w:tcW w:w="1439" w:type="dxa"/>
            <w:gridSpan w:val="2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ascii="宋体" w:hAnsi="宋体" w:eastAsia="宋体" w:cs="宋体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2"/>
                <w:sz w:val="24"/>
                <w:szCs w:val="24"/>
                <w:lang w:val="en-US" w:eastAsia="zh-CN"/>
              </w:rPr>
              <w:t>B</w:t>
            </w:r>
            <w:r>
              <w:rPr>
                <w:rFonts w:hint="eastAsia" w:ascii="Times New Roman" w:hAnsi="Times New Roman" w:cs="Times New Roman"/>
                <w:color w:val="auto"/>
                <w:position w:val="2"/>
                <w:sz w:val="24"/>
                <w:szCs w:val="24"/>
                <w:vertAlign w:val="subscript"/>
                <w:lang w:val="en-US" w:eastAsia="zh-CN"/>
              </w:rPr>
              <w:t>s</w:t>
            </w:r>
            <w:r>
              <w:rPr>
                <w:rFonts w:hint="default" w:ascii="Times New Roman" w:hAnsi="Times New Roman" w:eastAsia="宋体" w:cs="Times New Roman"/>
                <w:color w:val="auto"/>
                <w:position w:val="2"/>
                <w:sz w:val="24"/>
                <w:szCs w:val="24"/>
              </w:rPr>
              <w:t>级</w:t>
            </w:r>
          </w:p>
        </w:tc>
        <w:tc>
          <w:tcPr>
            <w:tcW w:w="1404" w:type="dxa"/>
            <w:gridSpan w:val="3"/>
            <w:tcBorders>
              <w:right w:val="single" w:color="auto" w:sz="4" w:space="0"/>
            </w:tcBorders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color w:val="auto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2"/>
                <w:sz w:val="24"/>
                <w:szCs w:val="24"/>
                <w:lang w:val="en-US" w:eastAsia="zh-CN"/>
              </w:rPr>
              <w:t>A</w:t>
            </w:r>
            <w:r>
              <w:rPr>
                <w:rFonts w:hint="eastAsia" w:ascii="Times New Roman" w:hAnsi="Times New Roman" w:cs="Times New Roman"/>
                <w:color w:val="auto"/>
                <w:position w:val="2"/>
                <w:sz w:val="24"/>
                <w:szCs w:val="24"/>
                <w:vertAlign w:val="subscript"/>
                <w:lang w:val="en-US" w:eastAsia="zh-CN"/>
              </w:rPr>
              <w:t>s</w:t>
            </w:r>
            <w:r>
              <w:rPr>
                <w:rFonts w:hint="default" w:ascii="Times New Roman" w:hAnsi="Times New Roman" w:eastAsia="宋体" w:cs="Times New Roman"/>
                <w:color w:val="auto"/>
                <w:position w:val="2"/>
                <w:sz w:val="24"/>
                <w:szCs w:val="24"/>
              </w:rPr>
              <w:t>级</w:t>
            </w:r>
          </w:p>
        </w:tc>
        <w:tc>
          <w:tcPr>
            <w:tcW w:w="1122" w:type="dxa"/>
            <w:tcBorders>
              <w:left w:val="single" w:color="auto" w:sz="4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right="0" w:rightChars="0"/>
              <w:jc w:val="both"/>
              <w:textAlignment w:val="auto"/>
              <w:rPr>
                <w:rFonts w:hint="eastAsia" w:ascii="Times New Roman" w:hAnsi="Times New Roman" w:eastAsia="宋体" w:cs="Times New Roman"/>
                <w:color w:val="auto"/>
                <w:position w:val="2"/>
                <w:sz w:val="24"/>
                <w:szCs w:val="24"/>
                <w:lang w:eastAsia="zh-CN"/>
              </w:rPr>
            </w:pPr>
            <w:r>
              <w:rPr>
                <w:rFonts w:hint="eastAsia" w:cs="Times New Roman"/>
                <w:color w:val="auto"/>
                <w:position w:val="2"/>
                <w:sz w:val="24"/>
                <w:szCs w:val="24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jc w:val="center"/>
        </w:trPr>
        <w:tc>
          <w:tcPr>
            <w:tcW w:w="9766" w:type="dxa"/>
            <w:gridSpan w:val="12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</w:rPr>
            </w:pPr>
            <w:del w:id="234" w:author="Administrator" w:date="2024-05-11T16:52:04Z">
              <w:r>
                <w:rPr>
                  <w:rFonts w:hint="default" w:ascii="Times New Roman" w:hAnsi="Times New Roman" w:cs="Times New Roman"/>
                  <w:color w:val="auto"/>
                  <w:sz w:val="24"/>
                  <w:szCs w:val="24"/>
                  <w:lang w:val="en-US" w:eastAsia="zh-CN"/>
                </w:rPr>
                <w:delText>3</w:delText>
              </w:r>
            </w:del>
            <w:ins w:id="235" w:author="Administrator" w:date="2024-05-11T16:52:04Z">
              <w:r>
                <w:rPr>
                  <w:rFonts w:hint="eastAsia" w:ascii="Times New Roman" w:hAnsi="Times New Roman" w:cs="Times New Roman"/>
                  <w:color w:val="auto"/>
                  <w:sz w:val="24"/>
                  <w:szCs w:val="24"/>
                  <w:lang w:val="en-US" w:eastAsia="zh-CN"/>
                </w:rPr>
                <w:t>6</w:t>
              </w:r>
            </w:ins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  <w:lang w:val="en-US" w:eastAsia="zh-CN"/>
              </w:rPr>
              <w:t>.2玻璃幕墙结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  <w:t>构构造子单元评定等级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jc w:val="center"/>
        </w:trPr>
        <w:tc>
          <w:tcPr>
            <w:tcW w:w="1395" w:type="dxa"/>
            <w:gridSpan w:val="2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pacing w:val="2"/>
                <w:sz w:val="24"/>
                <w:szCs w:val="24"/>
              </w:rPr>
              <w:t>检测项目</w:t>
            </w:r>
          </w:p>
        </w:tc>
        <w:tc>
          <w:tcPr>
            <w:tcW w:w="1489" w:type="dxa"/>
            <w:gridSpan w:val="2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</w:rPr>
              <w:t>幕墙与主体结构</w:t>
            </w:r>
          </w:p>
        </w:tc>
        <w:tc>
          <w:tcPr>
            <w:tcW w:w="1452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</w:rPr>
              <w:t>转接件与立柱</w:t>
            </w:r>
          </w:p>
        </w:tc>
        <w:tc>
          <w:tcPr>
            <w:tcW w:w="1465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pacing w:val="1"/>
                <w:sz w:val="24"/>
                <w:szCs w:val="24"/>
              </w:rPr>
              <w:t>立柱与横梁</w:t>
            </w:r>
          </w:p>
        </w:tc>
        <w:tc>
          <w:tcPr>
            <w:tcW w:w="1439" w:type="dxa"/>
            <w:gridSpan w:val="2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color w:val="auto"/>
                <w:sz w:val="24"/>
                <w:szCs w:val="24"/>
                <w:lang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  <w:lang w:val="en-US" w:eastAsia="zh-CN"/>
              </w:rPr>
              <w:t>/</w:t>
            </w:r>
          </w:p>
        </w:tc>
        <w:tc>
          <w:tcPr>
            <w:tcW w:w="1400" w:type="dxa"/>
            <w:gridSpan w:val="2"/>
            <w:tcBorders>
              <w:right w:val="single" w:color="auto" w:sz="4" w:space="0"/>
            </w:tcBorders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color w:val="auto"/>
                <w:sz w:val="24"/>
                <w:szCs w:val="24"/>
                <w:lang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  <w:lang w:val="en-US" w:eastAsia="zh-CN"/>
              </w:rPr>
              <w:t>/</w:t>
            </w:r>
          </w:p>
        </w:tc>
        <w:tc>
          <w:tcPr>
            <w:tcW w:w="1126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jc w:val="center"/>
        </w:trPr>
        <w:tc>
          <w:tcPr>
            <w:tcW w:w="1395" w:type="dxa"/>
            <w:gridSpan w:val="2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</w:rPr>
              <w:t>评定等级</w:t>
            </w:r>
          </w:p>
        </w:tc>
        <w:tc>
          <w:tcPr>
            <w:tcW w:w="1489" w:type="dxa"/>
            <w:gridSpan w:val="2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2"/>
                <w:sz w:val="24"/>
                <w:szCs w:val="24"/>
                <w:lang w:val="en-US" w:eastAsia="zh-CN"/>
              </w:rPr>
              <w:t>B</w:t>
            </w:r>
            <w:r>
              <w:rPr>
                <w:rFonts w:hint="eastAsia" w:ascii="Times New Roman" w:hAnsi="Times New Roman" w:cs="Times New Roman"/>
                <w:color w:val="auto"/>
                <w:position w:val="2"/>
                <w:sz w:val="24"/>
                <w:szCs w:val="24"/>
                <w:vertAlign w:val="subscript"/>
                <w:lang w:val="en-US" w:eastAsia="zh-CN"/>
              </w:rPr>
              <w:t>s</w:t>
            </w:r>
            <w:r>
              <w:rPr>
                <w:rFonts w:hint="default" w:ascii="Times New Roman" w:hAnsi="Times New Roman" w:eastAsia="宋体" w:cs="Times New Roman"/>
                <w:color w:val="auto"/>
                <w:position w:val="2"/>
                <w:sz w:val="24"/>
                <w:szCs w:val="24"/>
              </w:rPr>
              <w:t>级</w:t>
            </w:r>
          </w:p>
        </w:tc>
        <w:tc>
          <w:tcPr>
            <w:tcW w:w="1452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2"/>
                <w:sz w:val="24"/>
                <w:szCs w:val="24"/>
                <w:lang w:val="en-US" w:eastAsia="zh-CN"/>
              </w:rPr>
              <w:t>A</w:t>
            </w:r>
            <w:r>
              <w:rPr>
                <w:rFonts w:hint="eastAsia" w:ascii="Times New Roman" w:hAnsi="Times New Roman" w:cs="Times New Roman"/>
                <w:color w:val="auto"/>
                <w:position w:val="2"/>
                <w:sz w:val="24"/>
                <w:szCs w:val="24"/>
                <w:vertAlign w:val="subscript"/>
                <w:lang w:val="en-US" w:eastAsia="zh-CN"/>
              </w:rPr>
              <w:t>s</w:t>
            </w:r>
            <w:r>
              <w:rPr>
                <w:rFonts w:hint="default" w:ascii="Times New Roman" w:hAnsi="Times New Roman" w:eastAsia="宋体" w:cs="Times New Roman"/>
                <w:color w:val="auto"/>
                <w:position w:val="2"/>
                <w:sz w:val="24"/>
                <w:szCs w:val="24"/>
              </w:rPr>
              <w:t>级</w:t>
            </w:r>
          </w:p>
        </w:tc>
        <w:tc>
          <w:tcPr>
            <w:tcW w:w="1465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2"/>
                <w:sz w:val="24"/>
                <w:szCs w:val="24"/>
                <w:lang w:val="en-US" w:eastAsia="zh-CN"/>
              </w:rPr>
              <w:t>B</w:t>
            </w:r>
            <w:r>
              <w:rPr>
                <w:rFonts w:hint="eastAsia" w:ascii="Times New Roman" w:hAnsi="Times New Roman" w:cs="Times New Roman"/>
                <w:color w:val="auto"/>
                <w:position w:val="2"/>
                <w:sz w:val="24"/>
                <w:szCs w:val="24"/>
                <w:vertAlign w:val="subscript"/>
                <w:lang w:val="en-US" w:eastAsia="zh-CN"/>
              </w:rPr>
              <w:t>s</w:t>
            </w:r>
            <w:r>
              <w:rPr>
                <w:rFonts w:hint="default" w:ascii="Times New Roman" w:hAnsi="Times New Roman" w:eastAsia="宋体" w:cs="Times New Roman"/>
                <w:color w:val="auto"/>
                <w:position w:val="2"/>
                <w:sz w:val="24"/>
                <w:szCs w:val="24"/>
              </w:rPr>
              <w:t>级</w:t>
            </w:r>
          </w:p>
        </w:tc>
        <w:tc>
          <w:tcPr>
            <w:tcW w:w="1439" w:type="dxa"/>
            <w:gridSpan w:val="2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color w:val="auto"/>
                <w:sz w:val="24"/>
                <w:szCs w:val="24"/>
                <w:lang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2"/>
                <w:sz w:val="24"/>
                <w:szCs w:val="24"/>
                <w:lang w:val="en-US" w:eastAsia="zh-CN"/>
              </w:rPr>
              <w:t>/</w:t>
            </w:r>
          </w:p>
        </w:tc>
        <w:tc>
          <w:tcPr>
            <w:tcW w:w="1400" w:type="dxa"/>
            <w:gridSpan w:val="2"/>
            <w:tcBorders>
              <w:right w:val="single" w:color="auto" w:sz="4" w:space="0"/>
            </w:tcBorders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color w:val="auto"/>
                <w:sz w:val="24"/>
                <w:szCs w:val="24"/>
                <w:lang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2"/>
                <w:sz w:val="24"/>
                <w:szCs w:val="24"/>
                <w:lang w:val="en-US" w:eastAsia="zh-CN"/>
              </w:rPr>
              <w:t>/</w:t>
            </w:r>
          </w:p>
        </w:tc>
        <w:tc>
          <w:tcPr>
            <w:tcW w:w="1126" w:type="dxa"/>
            <w:gridSpan w:val="2"/>
            <w:tcBorders>
              <w:left w:val="single" w:color="auto" w:sz="4" w:space="0"/>
            </w:tcBorders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color w:val="auto"/>
                <w:position w:val="2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2"/>
                <w:sz w:val="24"/>
                <w:szCs w:val="24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jc w:val="center"/>
        </w:trPr>
        <w:tc>
          <w:tcPr>
            <w:tcW w:w="9766" w:type="dxa"/>
            <w:gridSpan w:val="12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741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eastAsia" w:ascii="Times New Roman" w:hAnsi="Times New Roman" w:cs="Times New Roman"/>
                <w:color w:val="auto"/>
                <w:position w:val="2"/>
                <w:sz w:val="24"/>
                <w:szCs w:val="24"/>
                <w:lang w:val="en-US" w:eastAsia="zh-CN"/>
              </w:rPr>
            </w:pPr>
            <w:del w:id="236" w:author="Administrator" w:date="2024-05-11T16:52:05Z">
              <w:r>
                <w:rPr>
                  <w:rFonts w:hint="default" w:ascii="Times New Roman" w:hAnsi="Times New Roman" w:cs="Times New Roman"/>
                  <w:color w:val="auto"/>
                  <w:sz w:val="24"/>
                  <w:szCs w:val="24"/>
                  <w:lang w:val="en-US" w:eastAsia="zh-CN"/>
                </w:rPr>
                <w:delText>3</w:delText>
              </w:r>
            </w:del>
            <w:ins w:id="237" w:author="Administrator" w:date="2024-05-11T16:52:05Z">
              <w:r>
                <w:rPr>
                  <w:rFonts w:hint="eastAsia" w:ascii="Times New Roman" w:hAnsi="Times New Roman" w:cs="Times New Roman"/>
                  <w:color w:val="auto"/>
                  <w:sz w:val="24"/>
                  <w:szCs w:val="24"/>
                  <w:lang w:val="en-US" w:eastAsia="zh-CN"/>
                </w:rPr>
                <w:t>6</w:t>
              </w:r>
            </w:ins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lang w:val="en-US" w:eastAsia="zh-CN"/>
              </w:rPr>
              <w:t>.</w:t>
            </w:r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  <w:lang w:val="en-US" w:eastAsia="zh-CN"/>
              </w:rPr>
              <w:t>3玻璃幕墙鉴定</w:t>
            </w:r>
            <w:r>
              <w:rPr>
                <w:rFonts w:hint="eastAsia" w:ascii="Times New Roman" w:hAnsi="Times New Roman" w:cs="Times New Roman"/>
                <w:b w:val="0"/>
                <w:bCs/>
                <w:color w:val="auto"/>
                <w:kern w:val="0"/>
                <w:szCs w:val="24"/>
                <w:highlight w:val="none"/>
              </w:rPr>
              <w:t>单元</w:t>
            </w:r>
            <w:r>
              <w:rPr>
                <w:rFonts w:hint="eastAsia" w:ascii="Times New Roman" w:hAnsi="Times New Roman" w:cs="Times New Roman"/>
                <w:b w:val="0"/>
                <w:bCs/>
                <w:color w:val="auto"/>
                <w:kern w:val="0"/>
                <w:szCs w:val="24"/>
                <w:highlight w:val="none"/>
                <w:lang w:val="en-US" w:eastAsia="zh-CN"/>
              </w:rPr>
              <w:t>使用</w:t>
            </w:r>
            <w:r>
              <w:rPr>
                <w:rFonts w:hint="eastAsia" w:ascii="Times New Roman" w:hAnsi="Times New Roman" w:cs="Times New Roman"/>
                <w:b w:val="0"/>
                <w:bCs/>
                <w:color w:val="auto"/>
                <w:kern w:val="0"/>
                <w:szCs w:val="24"/>
                <w:highlight w:val="none"/>
              </w:rPr>
              <w:t>性鉴定评级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jc w:val="center"/>
        </w:trPr>
        <w:tc>
          <w:tcPr>
            <w:tcW w:w="1641" w:type="dxa"/>
            <w:gridSpan w:val="3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beforeAutospacing="0" w:after="0" w:afterLines="50" w:afterAutospacing="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pacing w:val="2"/>
                <w:sz w:val="24"/>
                <w:szCs w:val="24"/>
              </w:rPr>
              <w:t>评定等级</w:t>
            </w:r>
          </w:p>
        </w:tc>
        <w:tc>
          <w:tcPr>
            <w:tcW w:w="8125" w:type="dxa"/>
            <w:gridSpan w:val="9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eastAsia" w:ascii="Times New Roman" w:hAnsi="Times New Roman" w:cs="Times New Roman"/>
                <w:color w:val="auto"/>
                <w:position w:val="2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position w:val="2"/>
                <w:sz w:val="24"/>
                <w:szCs w:val="24"/>
                <w:lang w:val="en-US" w:eastAsia="zh-CN"/>
              </w:rPr>
              <w:t>B</w:t>
            </w:r>
            <w:r>
              <w:rPr>
                <w:rFonts w:hint="eastAsia" w:ascii="Times New Roman" w:hAnsi="Times New Roman" w:cs="Times New Roman"/>
                <w:color w:val="auto"/>
                <w:position w:val="2"/>
                <w:sz w:val="24"/>
                <w:szCs w:val="24"/>
                <w:vertAlign w:val="subscript"/>
                <w:lang w:val="en-US" w:eastAsia="zh-CN"/>
              </w:rPr>
              <w:t>ss</w:t>
            </w:r>
            <w:r>
              <w:rPr>
                <w:rFonts w:hint="default" w:ascii="Times New Roman" w:hAnsi="Times New Roman" w:eastAsia="宋体" w:cs="Times New Roman"/>
                <w:color w:val="auto"/>
                <w:position w:val="2"/>
                <w:sz w:val="24"/>
                <w:szCs w:val="24"/>
              </w:rPr>
              <w:t>级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jc w:val="center"/>
        </w:trPr>
        <w:tc>
          <w:tcPr>
            <w:tcW w:w="9766" w:type="dxa"/>
            <w:gridSpan w:val="12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rFonts w:hint="eastAsia" w:ascii="Times New Roman" w:hAnsi="Times New Roman" w:cs="Times New Roman"/>
                <w:color w:val="auto"/>
                <w:position w:val="2"/>
                <w:sz w:val="24"/>
                <w:szCs w:val="24"/>
                <w:lang w:val="en-US" w:eastAsia="zh-CN"/>
              </w:rPr>
            </w:pPr>
            <w:ins w:id="238" w:author="Administrator" w:date="2024-05-11T16:52:44Z">
              <w:r>
                <w:rPr>
                  <w:rFonts w:hint="eastAsia" w:ascii="Times New Roman" w:hAnsi="Times New Roman" w:cs="Times New Roman"/>
                  <w:b/>
                  <w:bCs/>
                  <w:lang w:val="en-US" w:eastAsia="zh-CN"/>
                </w:rPr>
                <w:t>7</w:t>
              </w:r>
            </w:ins>
            <w:ins w:id="239" w:author="Administrator" w:date="2024-05-11T16:52:45Z">
              <w:r>
                <w:rPr>
                  <w:rFonts w:hint="eastAsia" w:ascii="Times New Roman" w:hAnsi="Times New Roman" w:cs="Times New Roman"/>
                  <w:b/>
                  <w:bCs/>
                  <w:lang w:val="en-US" w:eastAsia="zh-CN"/>
                </w:rPr>
                <w:t>、</w:t>
              </w:r>
            </w:ins>
            <w:ins w:id="240" w:author="Administrator" w:date="2024-05-11T16:52:41Z">
              <w:r>
                <w:rPr>
                  <w:rFonts w:hint="default" w:ascii="Times New Roman" w:hAnsi="Times New Roman" w:cs="Times New Roman"/>
                  <w:b/>
                  <w:bCs/>
                  <w:lang w:val="en-US" w:eastAsia="zh-CN"/>
                </w:rPr>
                <w:t>主要存在问题</w:t>
              </w:r>
            </w:ins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58" w:hRule="atLeast"/>
          <w:jc w:val="center"/>
        </w:trPr>
        <w:tc>
          <w:tcPr>
            <w:tcW w:w="9766" w:type="dxa"/>
            <w:gridSpan w:val="12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0"/>
                <w:numId w:val="1"/>
                <w:ins w:id="241" w:author="Administrator" w:date="2024-05-11T16:55:42Z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both"/>
              <w:textAlignment w:val="auto"/>
              <w:rPr>
                <w:rFonts w:hint="eastAsia"/>
                <w:color w:val="auto"/>
                <w:highlight w:val="none"/>
                <w:lang w:val="en-US" w:eastAsia="zh-CN"/>
              </w:rPr>
            </w:pPr>
            <w:ins w:id="242" w:author="Administrator" w:date="2024-05-11T16:53:1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部分</w:t>
              </w:r>
            </w:ins>
            <w:ins w:id="243" w:author="Administrator" w:date="2024-05-11T16:53:2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横梁</w:t>
              </w:r>
            </w:ins>
            <w:ins w:id="244" w:author="Administrator" w:date="2024-05-11T16:53:1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底部盖板</w:t>
              </w:r>
            </w:ins>
            <w:ins w:id="245" w:author="Administrator" w:date="2024-05-11T16:53:2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缺失</w:t>
              </w:r>
            </w:ins>
            <w:ins w:id="246" w:author="Administrator" w:date="2024-05-11T16:53:3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；</w:t>
              </w:r>
            </w:ins>
          </w:p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0"/>
                <w:numId w:val="1"/>
                <w:ins w:id="247" w:author="Administrator" w:date="2024-05-11T16:55:42Z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both"/>
              <w:textAlignment w:val="auto"/>
              <w:rPr>
                <w:ins w:id="248" w:author="Administrator" w:date="2024-05-11T16:55:42Z"/>
                <w:rFonts w:hint="eastAsia"/>
                <w:color w:val="auto"/>
                <w:highlight w:val="none"/>
                <w:lang w:val="en-US" w:eastAsia="zh-CN"/>
              </w:rPr>
            </w:pPr>
            <w:ins w:id="249" w:author="Administrator" w:date="2024-05-15T16:47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个别</w:t>
              </w:r>
            </w:ins>
            <w:ins w:id="250" w:author="Administrator" w:date="2024-05-15T16:47:0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开启窗</w:t>
              </w:r>
            </w:ins>
            <w:ins w:id="251" w:author="Administrator" w:date="2024-05-15T16:48:2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无法</w:t>
              </w:r>
            </w:ins>
            <w:ins w:id="252" w:author="Administrator" w:date="2024-05-15T16:48:3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正常</w:t>
              </w:r>
            </w:ins>
            <w:ins w:id="253" w:author="Administrator" w:date="2024-05-15T16:48:3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启闭</w:t>
              </w:r>
            </w:ins>
            <w:ins w:id="254" w:author="Administrator" w:date="2024-05-15T16:47:2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，</w:t>
              </w:r>
            </w:ins>
            <w:ins w:id="255" w:author="Administrator" w:date="2024-05-15T16:47:2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个别</w:t>
              </w:r>
            </w:ins>
            <w:ins w:id="256" w:author="Administrator" w:date="2024-05-15T16:47:2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开启窗</w:t>
              </w:r>
            </w:ins>
            <w:ins w:id="257" w:author="Administrator" w:date="2024-05-15T16:47:3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无法</w:t>
              </w:r>
            </w:ins>
            <w:ins w:id="258" w:author="Administrator" w:date="2024-05-15T16:47:3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开启</w:t>
              </w:r>
            </w:ins>
            <w:ins w:id="259" w:author="Administrator" w:date="2024-05-15T16:47:4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，</w:t>
              </w:r>
            </w:ins>
            <w:ins w:id="260" w:author="Administrator" w:date="2024-05-15T16:47:4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个别</w:t>
              </w:r>
            </w:ins>
            <w:ins w:id="261" w:author="Administrator" w:date="2024-05-15T16:47:4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开启窗</w:t>
              </w:r>
            </w:ins>
            <w:ins w:id="262" w:author="Administrator" w:date="2024-05-15T16:47:5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关闭</w:t>
              </w:r>
            </w:ins>
            <w:ins w:id="263" w:author="Administrator" w:date="2024-05-15T16:47:5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不严</w:t>
              </w:r>
            </w:ins>
            <w:ins w:id="264" w:author="Administrator" w:date="2024-05-15T16:47:5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；</w:t>
              </w:r>
            </w:ins>
            <w:del w:id="265" w:author="Administrator" w:date="2024-05-15T16:47:0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窗</w:delText>
              </w:r>
            </w:del>
          </w:p>
          <w:p>
            <w:pPr>
              <w:pStyle w:val="22"/>
              <w:keepNext w:val="0"/>
              <w:keepLines w:val="0"/>
              <w:pageBreakBefore w:val="0"/>
              <w:widowControl w:val="0"/>
              <w:numPr>
                <w:ilvl w:val="0"/>
                <w:numId w:val="1"/>
                <w:ins w:id="266" w:author="Administrator" w:date="2024-05-11T16:55:42Z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both"/>
              <w:textAlignment w:val="auto"/>
              <w:rPr>
                <w:rFonts w:hint="default"/>
                <w:color w:val="auto"/>
                <w:highlight w:val="none"/>
                <w:lang w:val="en-US" w:eastAsia="zh-CN"/>
              </w:rPr>
            </w:pPr>
            <w:ins w:id="267" w:author="Administrator" w:date="2024-05-11T16:55:47Z">
              <w:r>
                <w:rPr>
                  <w:rFonts w:hint="eastAsia"/>
                  <w:color w:val="auto"/>
                  <w:lang w:val="en-US" w:eastAsia="zh-CN"/>
                </w:rPr>
                <w:t>个别</w:t>
              </w:r>
            </w:ins>
            <w:ins w:id="268" w:author="Administrator" w:date="2024-05-11T16:55:43Z">
              <w:r>
                <w:rPr>
                  <w:rFonts w:hint="eastAsia"/>
                  <w:color w:val="auto"/>
                  <w:lang w:val="en-US" w:eastAsia="zh-CN"/>
                </w:rPr>
                <w:t>立柱表面有穿孔现象</w:t>
              </w:r>
            </w:ins>
            <w:ins w:id="269" w:author="Administrator" w:date="2024-05-11T16:55:49Z">
              <w:r>
                <w:rPr>
                  <w:rFonts w:hint="eastAsia"/>
                  <w:color w:val="auto"/>
                  <w:lang w:val="en-US" w:eastAsia="zh-CN"/>
                </w:rPr>
                <w:t>。</w:t>
              </w:r>
            </w:ins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jc w:val="center"/>
          <w:ins w:id="270" w:author="Administrator" w:date="2024-05-11T16:53:02Z"/>
        </w:trPr>
        <w:tc>
          <w:tcPr>
            <w:tcW w:w="9766" w:type="dxa"/>
            <w:gridSpan w:val="12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ins w:id="271" w:author="Administrator" w:date="2024-05-11T16:53:02Z"/>
                <w:rFonts w:hint="eastAsia" w:ascii="Times New Roman" w:hAnsi="Times New Roman" w:cs="Times New Roman"/>
                <w:color w:val="auto"/>
                <w:position w:val="2"/>
                <w:sz w:val="24"/>
                <w:szCs w:val="24"/>
                <w:lang w:val="en-US" w:eastAsia="zh-CN"/>
              </w:rPr>
            </w:pPr>
            <w:ins w:id="272" w:author="Administrator" w:date="2024-05-11T16:53:06Z">
              <w:r>
                <w:rPr>
                  <w:rFonts w:hint="eastAsia" w:ascii="Times New Roman" w:hAnsi="Times New Roman" w:cs="Times New Roman"/>
                  <w:b/>
                  <w:bCs/>
                  <w:lang w:val="en-US" w:eastAsia="zh-CN"/>
                </w:rPr>
                <w:t>8、</w:t>
              </w:r>
            </w:ins>
            <w:ins w:id="273" w:author="Administrator" w:date="2024-05-11T16:53:04Z">
              <w:r>
                <w:rPr>
                  <w:rFonts w:hint="default" w:ascii="Times New Roman" w:hAnsi="Times New Roman" w:cs="Times New Roman"/>
                  <w:b/>
                  <w:bCs/>
                  <w:lang w:val="en-US" w:eastAsia="zh-CN"/>
                </w:rPr>
                <w:t>鉴定结论与建议</w:t>
              </w:r>
            </w:ins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76" w:hRule="atLeast"/>
          <w:jc w:val="center"/>
        </w:trPr>
        <w:tc>
          <w:tcPr>
            <w:tcW w:w="9766" w:type="dxa"/>
            <w:gridSpan w:val="12"/>
            <w:tcBorders>
              <w:bottom w:val="single" w:color="auto" w:sz="4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bidi w:val="0"/>
              <w:adjustRightInd/>
              <w:snapToGrid/>
              <w:spacing w:line="360" w:lineRule="auto"/>
              <w:ind w:left="240" w:leftChars="100" w:right="240" w:rightChars="100" w:firstLine="480" w:firstLineChars="200"/>
              <w:jc w:val="both"/>
              <w:textAlignment w:val="auto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ins w:id="274" w:author="Administrator" w:date="2024-05-11T16:54:15Z">
              <w:r>
                <w:rPr>
                  <w:rFonts w:hint="default" w:ascii="Times New Roman" w:hAnsi="Times New Roman" w:eastAsia="宋体" w:cs="Times New Roman"/>
                  <w:sz w:val="24"/>
                  <w:szCs w:val="24"/>
                </w:rPr>
                <w:t>根据以上检测结果及结构复核验算，</w:t>
              </w:r>
            </w:ins>
            <w:del w:id="275" w:author="Administrator" w:date="2024-05-11T16:54:15Z">
              <w:r>
                <w:rPr>
                  <w:rFonts w:hint="eastAsia"/>
                  <w:color w:val="auto"/>
                  <w:lang w:val="en-US" w:eastAsia="zh-CN"/>
                </w:rPr>
                <w:delText>3.4根据检测鉴定结果及结构复核验算，</w:delText>
              </w:r>
            </w:del>
            <w:r>
              <w:rPr>
                <w:rFonts w:hint="eastAsia"/>
                <w:color w:val="auto"/>
                <w:lang w:val="en-US" w:eastAsia="zh-CN"/>
              </w:rPr>
              <w:t>并依据《建筑幕墙可靠性鉴定技术规程》做综合评定，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</w:rPr>
              <w:t>玻璃幕墙</w:t>
            </w:r>
            <w:r>
              <w:rPr>
                <w:rFonts w:hint="eastAsia" w:ascii="Times New Roman" w:hAnsi="Times New Roman" w:cs="Times New Roman"/>
                <w:b w:val="0"/>
                <w:bCs/>
                <w:color w:val="auto"/>
                <w:kern w:val="0"/>
                <w:szCs w:val="24"/>
                <w:highlight w:val="none"/>
              </w:rPr>
              <w:t>鉴定单元</w:t>
            </w:r>
            <w:r>
              <w:rPr>
                <w:rFonts w:hint="eastAsia" w:ascii="Times New Roman" w:hAnsi="Times New Roman" w:cs="Times New Roman"/>
                <w:b w:val="0"/>
                <w:bCs/>
                <w:color w:val="auto"/>
                <w:kern w:val="0"/>
                <w:szCs w:val="24"/>
                <w:highlight w:val="none"/>
                <w:lang w:val="en-US" w:eastAsia="zh-CN"/>
              </w:rPr>
              <w:t>使用</w:t>
            </w:r>
            <w:r>
              <w:rPr>
                <w:rFonts w:hint="eastAsia" w:ascii="Times New Roman" w:hAnsi="Times New Roman" w:cs="Times New Roman"/>
                <w:b w:val="0"/>
                <w:bCs/>
                <w:color w:val="auto"/>
                <w:kern w:val="0"/>
                <w:szCs w:val="24"/>
                <w:highlight w:val="none"/>
              </w:rPr>
              <w:t>性鉴定评级</w:t>
            </w:r>
            <w:r>
              <w:rPr>
                <w:rFonts w:hint="eastAsia"/>
                <w:color w:val="auto"/>
                <w:lang w:val="en-US" w:eastAsia="zh-CN"/>
              </w:rPr>
              <w:t>为</w:t>
            </w:r>
            <w:r>
              <w:rPr>
                <w:rFonts w:hint="eastAsia" w:ascii="Times New Roman" w:hAnsi="Times New Roman" w:cs="Times New Roman"/>
                <w:b/>
                <w:bCs/>
                <w:color w:val="auto"/>
                <w:position w:val="2"/>
                <w:sz w:val="24"/>
                <w:szCs w:val="24"/>
                <w:lang w:val="en-US" w:eastAsia="zh-CN"/>
              </w:rPr>
              <w:t>B</w:t>
            </w:r>
            <w:r>
              <w:rPr>
                <w:rFonts w:hint="eastAsia" w:ascii="Times New Roman" w:hAnsi="Times New Roman" w:cs="Times New Roman"/>
                <w:b/>
                <w:bCs/>
                <w:color w:val="auto"/>
                <w:position w:val="2"/>
                <w:sz w:val="24"/>
                <w:szCs w:val="24"/>
                <w:vertAlign w:val="subscript"/>
                <w:lang w:val="en-US" w:eastAsia="zh-CN"/>
              </w:rPr>
              <w:t>ss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级</w:t>
            </w:r>
            <w:r>
              <w:rPr>
                <w:rFonts w:hint="eastAsia"/>
                <w:color w:val="auto"/>
                <w:lang w:val="en-US" w:eastAsia="zh-CN"/>
              </w:rPr>
              <w:t>标准，使用性低于规程对</w:t>
            </w:r>
            <w:r>
              <w:rPr>
                <w:rFonts w:hint="eastAsia" w:cs="Times New Roman"/>
                <w:b/>
                <w:bCs/>
                <w:color w:val="auto"/>
                <w:position w:val="2"/>
                <w:sz w:val="24"/>
                <w:szCs w:val="24"/>
                <w:lang w:val="en-US" w:eastAsia="zh-CN"/>
              </w:rPr>
              <w:t>A</w:t>
            </w:r>
            <w:r>
              <w:rPr>
                <w:rFonts w:hint="eastAsia" w:ascii="Times New Roman" w:hAnsi="Times New Roman" w:cs="Times New Roman"/>
                <w:b/>
                <w:bCs/>
                <w:color w:val="auto"/>
                <w:position w:val="2"/>
                <w:sz w:val="24"/>
                <w:szCs w:val="24"/>
                <w:vertAlign w:val="subscript"/>
                <w:lang w:val="en-US" w:eastAsia="zh-CN"/>
              </w:rPr>
              <w:t>ss</w:t>
            </w: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级的要求，尚不显著影响整体使用功能。</w:t>
            </w:r>
          </w:p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0" w:beforeLines="0" w:after="0" w:afterLines="0" w:line="360" w:lineRule="auto"/>
              <w:ind w:left="120" w:leftChars="50" w:right="120" w:rightChars="50" w:firstLine="480" w:firstLineChars="200"/>
              <w:jc w:val="both"/>
              <w:textAlignment w:val="auto"/>
              <w:rPr>
                <w:ins w:id="276" w:author="Administrator" w:date="2024-05-11T16:54:26Z"/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ins w:id="277" w:author="Administrator" w:date="2024-05-11T16:54:26Z">
              <w:r>
                <w:rPr>
                  <w:rFonts w:hint="default" w:ascii="Times New Roman" w:hAnsi="Times New Roman" w:cs="Times New Roman"/>
                  <w:b w:val="0"/>
                  <w:bCs w:val="0"/>
                  <w:sz w:val="24"/>
                  <w:szCs w:val="24"/>
                  <w:vertAlign w:val="baseline"/>
                  <w:lang w:val="en-US" w:eastAsia="zh-CN"/>
                </w:rPr>
                <w:t>处理建议：</w:t>
              </w:r>
            </w:ins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360" w:lineRule="auto"/>
              <w:ind w:left="240" w:leftChars="100" w:right="240" w:rightChars="100"/>
              <w:jc w:val="left"/>
              <w:textAlignment w:val="auto"/>
              <w:outlineLvl w:val="9"/>
              <w:rPr>
                <w:rFonts w:hint="eastAsia"/>
                <w:color w:val="auto"/>
                <w:highlight w:val="none"/>
                <w:lang w:val="en-US" w:eastAsia="zh-CN"/>
              </w:rPr>
            </w:pPr>
            <w:ins w:id="278" w:author="Administrator" w:date="2024-05-11T14:34:3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建议</w:t>
              </w:r>
            </w:ins>
            <w:r>
              <w:rPr>
                <w:rFonts w:hint="eastAsia"/>
                <w:color w:val="auto"/>
                <w:highlight w:val="none"/>
                <w:lang w:val="en-US" w:eastAsia="zh-CN"/>
              </w:rPr>
              <w:t>对</w:t>
            </w:r>
            <w:del w:id="279" w:author="Administrator" w:date="2024-05-11T14:34:3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发现</w:delText>
              </w:r>
            </w:del>
            <w:del w:id="280" w:author="Administrator" w:date="2024-05-11T14:34:0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幕墙立柱、横梁衔接不密实及与主体连接处螺栓</w:delText>
              </w:r>
            </w:del>
            <w:r>
              <w:rPr>
                <w:rFonts w:hint="eastAsia"/>
                <w:color w:val="auto"/>
                <w:highlight w:val="none"/>
                <w:lang w:val="en-US" w:eastAsia="zh-CN"/>
              </w:rPr>
              <w:t>缺失</w:t>
            </w:r>
            <w:del w:id="281" w:author="Administrator" w:date="2024-05-11T14:34:10Z">
              <w:r>
                <w:rPr>
                  <w:rFonts w:hint="default"/>
                  <w:color w:val="auto"/>
                  <w:highlight w:val="none"/>
                  <w:lang w:val="en-US" w:eastAsia="zh-CN"/>
                </w:rPr>
                <w:delText>等现象</w:delText>
              </w:r>
            </w:del>
            <w:ins w:id="282" w:author="Administrator" w:date="2024-05-11T14:34:1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底部</w:t>
              </w:r>
            </w:ins>
            <w:ins w:id="283" w:author="Administrator" w:date="2024-05-11T14:34:1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盖板的</w:t>
              </w:r>
            </w:ins>
            <w:ins w:id="284" w:author="Administrator" w:date="2024-05-11T14:34:2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横梁</w:t>
              </w:r>
            </w:ins>
            <w:ins w:id="285" w:author="Administrator" w:date="2024-05-11T16:59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及</w:t>
              </w:r>
            </w:ins>
            <w:ins w:id="286" w:author="Administrator" w:date="2024-05-11T17:00:0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有穿孔</w:t>
              </w:r>
            </w:ins>
            <w:ins w:id="287" w:author="Administrator" w:date="2024-05-11T17:00:0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现象的</w:t>
              </w:r>
            </w:ins>
            <w:ins w:id="288" w:author="Administrator" w:date="2024-05-11T17:00:0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立柱</w:t>
              </w:r>
            </w:ins>
            <w:ins w:id="289" w:author="Administrator" w:date="2024-05-11T14:34:2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进行</w:t>
              </w:r>
            </w:ins>
            <w:ins w:id="290" w:author="Administrator" w:date="2024-05-11T14:34:2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维修</w:t>
              </w:r>
            </w:ins>
            <w:ins w:id="291" w:author="Administrator" w:date="2024-05-11T14:34:2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加固</w:t>
              </w:r>
            </w:ins>
            <w:ins w:id="292" w:author="Administrator" w:date="2024-05-11T14:34:2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处理</w:t>
              </w:r>
            </w:ins>
            <w:del w:id="293" w:author="Administrator" w:date="2024-05-11T14:34:3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，</w:delText>
              </w:r>
            </w:del>
            <w:del w:id="294" w:author="Administrator" w:date="2024-05-11T14:34:3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建议根据所列缺陷对幕墙进行检查维修、加固、保养</w:delText>
              </w:r>
            </w:del>
            <w:r>
              <w:rPr>
                <w:rFonts w:hint="eastAsia"/>
                <w:color w:val="auto"/>
                <w:highlight w:val="none"/>
                <w:lang w:val="en-US" w:eastAsia="zh-CN"/>
              </w:rPr>
              <w:t>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360" w:lineRule="auto"/>
              <w:ind w:left="240" w:leftChars="100" w:right="240" w:rightChars="100"/>
              <w:jc w:val="left"/>
              <w:textAlignment w:val="auto"/>
              <w:outlineLvl w:val="9"/>
              <w:rPr>
                <w:rFonts w:hint="eastAsia"/>
                <w:color w:val="auto"/>
                <w:highlight w:val="none"/>
                <w:lang w:val="en-US" w:eastAsia="zh-CN"/>
              </w:rPr>
            </w:pPr>
            <w:ins w:id="295" w:author="Administrator" w:date="2024-05-15T16:49:3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建议</w:t>
              </w:r>
            </w:ins>
            <w:ins w:id="296" w:author="Administrator" w:date="2024-05-15T16:49:5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对</w:t>
              </w:r>
            </w:ins>
            <w:ins w:id="297" w:author="Administrator" w:date="2024-05-15T16:50:03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无法</w:t>
              </w:r>
            </w:ins>
            <w:ins w:id="298" w:author="Administrator" w:date="2024-05-15T16:50:0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正常</w:t>
              </w:r>
            </w:ins>
            <w:ins w:id="299" w:author="Administrator" w:date="2024-05-15T16:50:0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启闭的</w:t>
              </w:r>
            </w:ins>
            <w:ins w:id="300" w:author="Administrator" w:date="2024-05-15T16:50:0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开启窗</w:t>
              </w:r>
            </w:ins>
            <w:ins w:id="301" w:author="Administrator" w:date="2024-05-15T16:50:3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进行</w:t>
              </w:r>
            </w:ins>
            <w:ins w:id="302" w:author="Administrator" w:date="2024-05-15T16:50:31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维修</w:t>
              </w:r>
            </w:ins>
            <w:ins w:id="303" w:author="Administrator" w:date="2024-05-15T16:51:19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处理</w:t>
              </w:r>
            </w:ins>
            <w:ins w:id="304" w:author="Administrator" w:date="2024-05-15T16:52:2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，</w:t>
              </w:r>
            </w:ins>
            <w:ins w:id="305" w:author="Administrator" w:date="2024-05-15T16:52:32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并</w:t>
              </w:r>
            </w:ins>
            <w:ins w:id="306" w:author="Administrator" w:date="2024-05-15T16:52:3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定期</w:t>
              </w:r>
            </w:ins>
            <w:ins w:id="307" w:author="Administrator" w:date="2024-05-15T16:52:3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对</w:t>
              </w:r>
            </w:ins>
            <w:ins w:id="308" w:author="Administrator" w:date="2024-05-15T16:52:3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开启</w:t>
              </w:r>
            </w:ins>
            <w:ins w:id="309" w:author="Administrator" w:date="2024-05-15T16:52:38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窗</w:t>
              </w:r>
            </w:ins>
            <w:ins w:id="310" w:author="Administrator" w:date="2024-05-15T16:52:40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进行</w:t>
              </w:r>
            </w:ins>
            <w:ins w:id="311" w:author="Administrator" w:date="2024-05-15T16:52:44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维护保养</w:t>
              </w:r>
            </w:ins>
            <w:ins w:id="312" w:author="Administrator" w:date="2024-05-15T16:52:46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t>。</w:t>
              </w:r>
            </w:ins>
            <w:del w:id="313" w:author="Administrator" w:date="2024-05-15T16:49:35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窗</w:delText>
              </w:r>
            </w:del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360" w:lineRule="auto"/>
              <w:ind w:left="240" w:leftChars="100" w:right="240" w:rightChars="100"/>
              <w:textAlignment w:val="auto"/>
              <w:outlineLvl w:val="9"/>
              <w:rPr>
                <w:del w:id="314" w:author="Administrator" w:date="2024-05-11T14:33:57Z"/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3</w:t>
            </w:r>
            <w:del w:id="315" w:author="Administrator" w:date="2024-05-11T14:33:57Z">
              <w:r>
                <w:rPr>
                  <w:rFonts w:hint="eastAsia"/>
                  <w:color w:val="auto"/>
                  <w:lang w:val="en-US" w:eastAsia="zh-CN"/>
                </w:rPr>
                <w:delText>2、密封材料</w:delText>
              </w:r>
            </w:del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360" w:lineRule="auto"/>
              <w:ind w:left="240" w:leftChars="100" w:right="240" w:rightChars="100"/>
              <w:jc w:val="both"/>
              <w:textAlignment w:val="auto"/>
              <w:outlineLvl w:val="9"/>
              <w:rPr>
                <w:del w:id="316" w:author="Administrator" w:date="2024-05-11T14:33:57Z"/>
                <w:rFonts w:hint="eastAsia"/>
                <w:color w:val="auto"/>
                <w:highlight w:val="none"/>
                <w:lang w:val="en-US" w:eastAsia="zh-CN"/>
              </w:rPr>
            </w:pPr>
            <w:del w:id="317" w:author="Administrator" w:date="2024-05-11T14:33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对发现玻璃幕墙耐候密封胶存在胶体有气泡、漏打胶等现象，建议根据所列缺陷对幕墙密封材料进行检查修补，或重新打胶。</w:delText>
              </w:r>
            </w:del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360" w:lineRule="auto"/>
              <w:ind w:left="240" w:leftChars="100" w:right="240" w:rightChars="100"/>
              <w:textAlignment w:val="auto"/>
              <w:outlineLvl w:val="9"/>
              <w:rPr>
                <w:del w:id="318" w:author="Administrator" w:date="2024-05-11T14:33:57Z"/>
                <w:rFonts w:hint="eastAsia"/>
                <w:color w:val="auto"/>
                <w:lang w:val="en-US" w:eastAsia="zh-CN"/>
              </w:rPr>
            </w:pPr>
            <w:del w:id="319" w:author="Administrator" w:date="2024-05-11T14:33:57Z">
              <w:r>
                <w:rPr>
                  <w:rFonts w:hint="eastAsia"/>
                  <w:color w:val="auto"/>
                  <w:lang w:val="en-US" w:eastAsia="zh-CN"/>
                </w:rPr>
                <w:delText>3、开启窗</w:delText>
              </w:r>
            </w:del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360" w:lineRule="auto"/>
              <w:ind w:left="240" w:leftChars="100" w:right="240" w:rightChars="100"/>
              <w:jc w:val="both"/>
              <w:textAlignment w:val="auto"/>
              <w:outlineLvl w:val="9"/>
              <w:rPr>
                <w:del w:id="320" w:author="Administrator" w:date="2024-05-11T14:33:57Z"/>
                <w:rFonts w:hint="eastAsia"/>
                <w:color w:val="auto"/>
                <w:lang w:val="en-US" w:eastAsia="zh-CN"/>
              </w:rPr>
            </w:pPr>
            <w:del w:id="321" w:author="Administrator" w:date="2024-05-11T14:33:57Z">
              <w:r>
                <w:rPr>
                  <w:rFonts w:hint="eastAsia"/>
                  <w:color w:val="auto"/>
                  <w:highlight w:val="none"/>
                  <w:lang w:val="en-US" w:eastAsia="zh-CN"/>
                </w:rPr>
                <w:delText>对发现玻璃幕墙开启窗窗扇倾斜、不够牢固等现象，建议根据所列缺陷对幕墙开启窗进行检查维修，或进行更换。</w:delText>
              </w:r>
            </w:del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360" w:lineRule="auto"/>
              <w:ind w:left="240" w:leftChars="100" w:right="240" w:rightChars="100"/>
              <w:textAlignment w:val="auto"/>
              <w:outlineLvl w:val="9"/>
              <w:rPr>
                <w:del w:id="322" w:author="Administrator" w:date="2024-05-11T14:34:48Z"/>
                <w:rFonts w:hint="eastAsia"/>
                <w:color w:val="auto"/>
                <w:lang w:val="en-US" w:eastAsia="zh-CN"/>
              </w:rPr>
            </w:pPr>
            <w:del w:id="323" w:author="Administrator" w:date="2024-05-11T14:34:00Z">
              <w:r>
                <w:rPr>
                  <w:rFonts w:hint="default"/>
                  <w:color w:val="auto"/>
                  <w:lang w:val="en-US" w:eastAsia="zh-CN"/>
                </w:rPr>
                <w:delText>4</w:delText>
              </w:r>
            </w:del>
            <w:r>
              <w:rPr>
                <w:rFonts w:hint="eastAsia"/>
                <w:color w:val="auto"/>
                <w:lang w:val="en-US" w:eastAsia="zh-CN"/>
              </w:rPr>
              <w:t>、</w:t>
            </w:r>
            <w:del w:id="324" w:author="Administrator" w:date="2024-05-11T14:34:48Z">
              <w:r>
                <w:rPr>
                  <w:rFonts w:hint="eastAsia"/>
                  <w:color w:val="auto"/>
                  <w:lang w:val="en-US" w:eastAsia="zh-CN"/>
                </w:rPr>
                <w:delText>幕墙整体</w:delText>
              </w:r>
            </w:del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360" w:lineRule="auto"/>
              <w:ind w:left="240" w:leftChars="100" w:right="240" w:rightChars="100"/>
              <w:jc w:val="left"/>
              <w:textAlignment w:val="auto"/>
              <w:outlineLvl w:val="9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建议加强对幕墙的日常巡查和日常维护，并制定幕墙的维修、保养计划与制度，定期对幕墙进行保养。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line="360" w:lineRule="auto"/>
              <w:ind w:left="240" w:leftChars="100" w:right="240" w:rightChars="100" w:firstLine="720" w:firstLineChars="300"/>
              <w:textAlignment w:val="auto"/>
              <w:outlineLvl w:val="9"/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cs="Times New Roman"/>
                <w:b w:val="0"/>
                <w:bCs/>
                <w:color w:val="auto"/>
                <w:sz w:val="24"/>
                <w:szCs w:val="24"/>
                <w:lang w:val="en-US" w:eastAsia="zh-CN"/>
              </w:rPr>
              <w:t>（以下空白）</w:t>
            </w:r>
          </w:p>
        </w:tc>
      </w:tr>
    </w:tbl>
    <w:p>
      <w:pPr>
        <w:pStyle w:val="22"/>
        <w:keepNext w:val="0"/>
        <w:keepLines w:val="0"/>
        <w:pageBreakBefore w:val="0"/>
        <w:widowControl w:val="0"/>
        <w:tabs>
          <w:tab w:val="left" w:pos="902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beforeLines="50" w:after="0" w:afterLines="50" w:line="240" w:lineRule="auto"/>
        <w:ind w:left="0" w:leftChars="0" w:right="120" w:rightChars="50" w:firstLine="0" w:firstLineChars="0"/>
        <w:textAlignment w:val="auto"/>
        <w:rPr>
          <w:rFonts w:hint="default" w:ascii="Times New Roman" w:hAnsi="Times New Roman" w:eastAsia="宋体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4"/>
          <w:szCs w:val="24"/>
          <w:lang w:val="en-US" w:eastAsia="zh-CN"/>
        </w:rPr>
        <w:br w:type="page"/>
      </w:r>
    </w:p>
    <w:sdt>
      <w:sdtPr>
        <w:rPr>
          <w:rFonts w:ascii="宋体" w:hAnsi="宋体" w:eastAsia="宋体" w:cs="宋体"/>
          <w:color w:val="auto"/>
          <w:sz w:val="21"/>
          <w:szCs w:val="22"/>
          <w:lang w:val="en-US" w:eastAsia="zh-CN" w:bidi="ar-SA"/>
        </w:rPr>
        <w:id w:val="147473284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宋体"/>
          <w:b/>
          <w:bCs/>
          <w:color w:val="auto"/>
          <w:sz w:val="28"/>
          <w:szCs w:val="32"/>
          <w:lang w:val="en-US" w:eastAsia="zh-CN" w:bidi="ar-SA"/>
        </w:rPr>
      </w:sdtEndPr>
      <w:sdtContent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textAlignment w:val="auto"/>
            <w:rPr>
              <w:b/>
              <w:bCs/>
              <w:color w:val="auto"/>
              <w:sz w:val="28"/>
              <w:szCs w:val="28"/>
            </w:rPr>
          </w:pPr>
          <w:r>
            <w:rPr>
              <w:rFonts w:ascii="宋体" w:hAnsi="宋体" w:eastAsia="宋体"/>
              <w:b/>
              <w:bCs/>
              <w:color w:val="auto"/>
              <w:sz w:val="28"/>
              <w:szCs w:val="28"/>
            </w:rPr>
            <w:t>目录</w:t>
          </w:r>
          <w:r>
            <w:commentReference w:id="0"/>
          </w:r>
        </w:p>
        <w:p>
          <w:pPr>
            <w:pStyle w:val="10"/>
            <w:tabs>
              <w:tab w:val="right" w:leader="dot" w:pos="9750"/>
            </w:tabs>
            <w:rPr>
              <w:color w:val="auto"/>
            </w:rPr>
          </w:pP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TOC \o "1-2" \h \u </w:instrText>
          </w:r>
          <w:r>
            <w:rPr>
              <w:color w:val="auto"/>
            </w:rPr>
            <w:fldChar w:fldCharType="separate"/>
          </w: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HYPERLINK \l _Toc16423 </w:instrText>
          </w:r>
          <w:r>
            <w:rPr>
              <w:color w:val="auto"/>
            </w:rPr>
            <w:fldChar w:fldCharType="separate"/>
          </w:r>
          <w:r>
            <w:rPr>
              <w:color w:val="auto"/>
            </w:rPr>
            <w:t>一、工程概况</w:t>
          </w:r>
          <w:r>
            <w:rPr>
              <w:color w:val="auto"/>
            </w:rPr>
            <w:tab/>
          </w: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PAGEREF _Toc16423 \h </w:instrText>
          </w:r>
          <w:r>
            <w:rPr>
              <w:color w:val="auto"/>
            </w:rPr>
            <w:fldChar w:fldCharType="separate"/>
          </w:r>
          <w:r>
            <w:rPr>
              <w:color w:val="auto"/>
            </w:rPr>
            <w:t>7</w:t>
          </w:r>
          <w:r>
            <w:rPr>
              <w:color w:val="auto"/>
            </w:rPr>
            <w:fldChar w:fldCharType="end"/>
          </w:r>
          <w:r>
            <w:rPr>
              <w:color w:val="auto"/>
            </w:rPr>
            <w:fldChar w:fldCharType="end"/>
          </w:r>
        </w:p>
        <w:p>
          <w:pPr>
            <w:pStyle w:val="10"/>
            <w:tabs>
              <w:tab w:val="right" w:leader="dot" w:pos="9750"/>
            </w:tabs>
            <w:rPr>
              <w:color w:val="auto"/>
            </w:rPr>
          </w:pP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HYPERLINK \l _Toc12281 </w:instrText>
          </w:r>
          <w:r>
            <w:rPr>
              <w:color w:val="auto"/>
            </w:rPr>
            <w:fldChar w:fldCharType="separate"/>
          </w:r>
          <w:r>
            <w:rPr>
              <w:rFonts w:hint="eastAsia"/>
              <w:color w:val="auto"/>
              <w:lang w:val="en-US" w:eastAsia="zh-CN"/>
            </w:rPr>
            <w:t>二、 检测数量及位置</w:t>
          </w:r>
          <w:r>
            <w:rPr>
              <w:color w:val="auto"/>
            </w:rPr>
            <w:tab/>
          </w: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PAGEREF _Toc12281 \h </w:instrText>
          </w:r>
          <w:r>
            <w:rPr>
              <w:color w:val="auto"/>
            </w:rPr>
            <w:fldChar w:fldCharType="separate"/>
          </w:r>
          <w:r>
            <w:rPr>
              <w:color w:val="auto"/>
            </w:rPr>
            <w:t>7</w:t>
          </w:r>
          <w:r>
            <w:rPr>
              <w:color w:val="auto"/>
            </w:rPr>
            <w:fldChar w:fldCharType="end"/>
          </w:r>
          <w:r>
            <w:rPr>
              <w:color w:val="auto"/>
            </w:rPr>
            <w:fldChar w:fldCharType="end"/>
          </w:r>
        </w:p>
        <w:p>
          <w:pPr>
            <w:pStyle w:val="10"/>
            <w:tabs>
              <w:tab w:val="right" w:leader="dot" w:pos="9750"/>
            </w:tabs>
            <w:rPr>
              <w:color w:val="auto"/>
            </w:rPr>
          </w:pP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HYPERLINK \l _Toc32052 </w:instrText>
          </w:r>
          <w:r>
            <w:rPr>
              <w:color w:val="auto"/>
            </w:rPr>
            <w:fldChar w:fldCharType="separate"/>
          </w:r>
          <w:r>
            <w:rPr>
              <w:rFonts w:hint="eastAsia"/>
              <w:color w:val="auto"/>
              <w:lang w:val="en-US" w:eastAsia="zh-CN"/>
            </w:rPr>
            <w:t>三</w:t>
          </w:r>
          <w:r>
            <w:rPr>
              <w:color w:val="auto"/>
            </w:rPr>
            <w:t>、检测内容</w:t>
          </w:r>
          <w:r>
            <w:rPr>
              <w:color w:val="auto"/>
            </w:rPr>
            <w:tab/>
          </w: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PAGEREF _Toc32052 \h </w:instrText>
          </w:r>
          <w:r>
            <w:rPr>
              <w:color w:val="auto"/>
            </w:rPr>
            <w:fldChar w:fldCharType="separate"/>
          </w:r>
          <w:r>
            <w:rPr>
              <w:color w:val="auto"/>
            </w:rPr>
            <w:t>8</w:t>
          </w:r>
          <w:r>
            <w:rPr>
              <w:color w:val="auto"/>
            </w:rPr>
            <w:fldChar w:fldCharType="end"/>
          </w:r>
          <w:r>
            <w:rPr>
              <w:color w:val="auto"/>
            </w:rPr>
            <w:fldChar w:fldCharType="end"/>
          </w:r>
        </w:p>
        <w:p>
          <w:pPr>
            <w:pStyle w:val="11"/>
            <w:keepNext w:val="0"/>
            <w:keepLines w:val="0"/>
            <w:pageBreakBefore w:val="0"/>
            <w:widowControl w:val="0"/>
            <w:tabs>
              <w:tab w:val="right" w:leader="dot" w:pos="975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ind w:firstLine="480" w:firstLineChars="200"/>
            <w:textAlignment w:val="auto"/>
            <w:rPr>
              <w:color w:val="auto"/>
            </w:rPr>
          </w:pP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HYPERLINK \l _Toc11289 </w:instrText>
          </w:r>
          <w:r>
            <w:rPr>
              <w:color w:val="auto"/>
            </w:rPr>
            <w:fldChar w:fldCharType="separate"/>
          </w:r>
          <w:r>
            <w:rPr>
              <w:rFonts w:hint="eastAsia"/>
              <w:color w:val="auto"/>
              <w:lang w:val="en-US" w:eastAsia="zh-CN"/>
            </w:rPr>
            <w:t>3.</w:t>
          </w:r>
          <w:r>
            <w:rPr>
              <w:color w:val="auto"/>
            </w:rPr>
            <w:t>1幕墙</w:t>
          </w:r>
          <w:r>
            <w:rPr>
              <w:rFonts w:hint="eastAsia"/>
              <w:color w:val="auto"/>
              <w:lang w:val="en-US" w:eastAsia="zh-CN"/>
            </w:rPr>
            <w:t>支承构件及连接</w:t>
          </w:r>
          <w:r>
            <w:rPr>
              <w:color w:val="auto"/>
            </w:rPr>
            <w:t>检测</w:t>
          </w:r>
          <w:r>
            <w:rPr>
              <w:color w:val="auto"/>
            </w:rPr>
            <w:tab/>
          </w: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PAGEREF _Toc11289 \h </w:instrText>
          </w:r>
          <w:r>
            <w:rPr>
              <w:color w:val="auto"/>
            </w:rPr>
            <w:fldChar w:fldCharType="separate"/>
          </w:r>
          <w:r>
            <w:rPr>
              <w:color w:val="auto"/>
            </w:rPr>
            <w:t>8</w:t>
          </w:r>
          <w:r>
            <w:rPr>
              <w:color w:val="auto"/>
            </w:rPr>
            <w:fldChar w:fldCharType="end"/>
          </w:r>
          <w:r>
            <w:rPr>
              <w:color w:val="auto"/>
            </w:rPr>
            <w:fldChar w:fldCharType="end"/>
          </w:r>
        </w:p>
        <w:p>
          <w:pPr>
            <w:pStyle w:val="11"/>
            <w:keepNext w:val="0"/>
            <w:keepLines w:val="0"/>
            <w:pageBreakBefore w:val="0"/>
            <w:widowControl w:val="0"/>
            <w:tabs>
              <w:tab w:val="right" w:leader="dot" w:pos="975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ind w:firstLine="480" w:firstLineChars="200"/>
            <w:textAlignment w:val="auto"/>
            <w:rPr>
              <w:color w:val="auto"/>
            </w:rPr>
          </w:pP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HYPERLINK \l _Toc21912 </w:instrText>
          </w:r>
          <w:r>
            <w:rPr>
              <w:color w:val="auto"/>
            </w:rPr>
            <w:fldChar w:fldCharType="separate"/>
          </w:r>
          <w:r>
            <w:rPr>
              <w:rFonts w:hint="eastAsia"/>
              <w:color w:val="auto"/>
              <w:lang w:val="en-US" w:eastAsia="zh-CN"/>
            </w:rPr>
            <w:t>3.2面板构件及连接</w:t>
          </w:r>
          <w:r>
            <w:rPr>
              <w:color w:val="auto"/>
            </w:rPr>
            <w:tab/>
          </w: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PAGEREF _Toc21912 \h </w:instrText>
          </w:r>
          <w:r>
            <w:rPr>
              <w:color w:val="auto"/>
            </w:rPr>
            <w:fldChar w:fldCharType="separate"/>
          </w:r>
          <w:r>
            <w:rPr>
              <w:color w:val="auto"/>
            </w:rPr>
            <w:t>8</w:t>
          </w:r>
          <w:r>
            <w:rPr>
              <w:color w:val="auto"/>
            </w:rPr>
            <w:fldChar w:fldCharType="end"/>
          </w:r>
          <w:r>
            <w:rPr>
              <w:color w:val="auto"/>
            </w:rPr>
            <w:fldChar w:fldCharType="end"/>
          </w:r>
        </w:p>
        <w:p>
          <w:pPr>
            <w:pStyle w:val="11"/>
            <w:keepNext w:val="0"/>
            <w:keepLines w:val="0"/>
            <w:pageBreakBefore w:val="0"/>
            <w:widowControl w:val="0"/>
            <w:tabs>
              <w:tab w:val="right" w:leader="dot" w:pos="975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ind w:firstLine="480" w:firstLineChars="200"/>
            <w:textAlignment w:val="auto"/>
            <w:rPr>
              <w:color w:val="auto"/>
            </w:rPr>
          </w:pP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HYPERLINK \l _Toc2239 </w:instrText>
          </w:r>
          <w:r>
            <w:rPr>
              <w:color w:val="auto"/>
            </w:rPr>
            <w:fldChar w:fldCharType="separate"/>
          </w:r>
          <w:r>
            <w:rPr>
              <w:rFonts w:hint="eastAsia"/>
              <w:color w:val="auto"/>
              <w:lang w:val="en-US" w:eastAsia="zh-CN"/>
            </w:rPr>
            <w:t>3.3 室外构件及连接</w:t>
          </w:r>
          <w:r>
            <w:rPr>
              <w:color w:val="auto"/>
            </w:rPr>
            <w:tab/>
          </w: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PAGEREF _Toc2239 \h </w:instrText>
          </w:r>
          <w:r>
            <w:rPr>
              <w:color w:val="auto"/>
            </w:rPr>
            <w:fldChar w:fldCharType="separate"/>
          </w:r>
          <w:r>
            <w:rPr>
              <w:color w:val="auto"/>
            </w:rPr>
            <w:t>9</w:t>
          </w:r>
          <w:r>
            <w:rPr>
              <w:color w:val="auto"/>
            </w:rPr>
            <w:fldChar w:fldCharType="end"/>
          </w:r>
          <w:r>
            <w:rPr>
              <w:color w:val="auto"/>
            </w:rPr>
            <w:fldChar w:fldCharType="end"/>
          </w:r>
        </w:p>
        <w:p>
          <w:pPr>
            <w:pStyle w:val="11"/>
            <w:keepNext w:val="0"/>
            <w:keepLines w:val="0"/>
            <w:pageBreakBefore w:val="0"/>
            <w:widowControl w:val="0"/>
            <w:tabs>
              <w:tab w:val="right" w:leader="dot" w:pos="975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ind w:firstLine="480" w:firstLineChars="200"/>
            <w:textAlignment w:val="auto"/>
            <w:rPr>
              <w:color w:val="auto"/>
            </w:rPr>
          </w:pP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HYPERLINK \l _Toc10704 </w:instrText>
          </w:r>
          <w:r>
            <w:rPr>
              <w:color w:val="auto"/>
            </w:rPr>
            <w:fldChar w:fldCharType="separate"/>
          </w:r>
          <w:r>
            <w:rPr>
              <w:rFonts w:hint="eastAsia"/>
              <w:color w:val="auto"/>
              <w:lang w:val="en-US" w:eastAsia="zh-CN"/>
            </w:rPr>
            <w:t>3.4开启窗</w:t>
          </w:r>
          <w:r>
            <w:rPr>
              <w:color w:val="auto"/>
            </w:rPr>
            <w:tab/>
          </w: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PAGEREF _Toc10704 \h </w:instrText>
          </w:r>
          <w:r>
            <w:rPr>
              <w:color w:val="auto"/>
            </w:rPr>
            <w:fldChar w:fldCharType="separate"/>
          </w:r>
          <w:r>
            <w:rPr>
              <w:color w:val="auto"/>
            </w:rPr>
            <w:t>9</w:t>
          </w:r>
          <w:r>
            <w:rPr>
              <w:color w:val="auto"/>
            </w:rPr>
            <w:fldChar w:fldCharType="end"/>
          </w:r>
          <w:r>
            <w:rPr>
              <w:color w:val="auto"/>
            </w:rPr>
            <w:fldChar w:fldCharType="end"/>
          </w:r>
        </w:p>
        <w:p>
          <w:pPr>
            <w:pStyle w:val="11"/>
            <w:keepNext w:val="0"/>
            <w:keepLines w:val="0"/>
            <w:pageBreakBefore w:val="0"/>
            <w:widowControl w:val="0"/>
            <w:tabs>
              <w:tab w:val="right" w:leader="dot" w:pos="9750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ind w:firstLine="480" w:firstLineChars="200"/>
            <w:textAlignment w:val="auto"/>
            <w:rPr>
              <w:color w:val="auto"/>
            </w:rPr>
          </w:pP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HYPERLINK \l _Toc31421 </w:instrText>
          </w:r>
          <w:r>
            <w:rPr>
              <w:color w:val="auto"/>
            </w:rPr>
            <w:fldChar w:fldCharType="separate"/>
          </w:r>
          <w:r>
            <w:rPr>
              <w:rFonts w:hint="eastAsia"/>
              <w:color w:val="auto"/>
              <w:lang w:val="en-US" w:eastAsia="zh-CN"/>
            </w:rPr>
            <w:t>3.5防雨水渗漏</w:t>
          </w:r>
          <w:r>
            <w:rPr>
              <w:color w:val="auto"/>
            </w:rPr>
            <w:tab/>
          </w: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PAGEREF _Toc31421 \h </w:instrText>
          </w:r>
          <w:r>
            <w:rPr>
              <w:color w:val="auto"/>
            </w:rPr>
            <w:fldChar w:fldCharType="separate"/>
          </w:r>
          <w:r>
            <w:rPr>
              <w:color w:val="auto"/>
            </w:rPr>
            <w:t>9</w:t>
          </w:r>
          <w:r>
            <w:rPr>
              <w:color w:val="auto"/>
            </w:rPr>
            <w:fldChar w:fldCharType="end"/>
          </w:r>
          <w:r>
            <w:rPr>
              <w:color w:val="auto"/>
            </w:rPr>
            <w:fldChar w:fldCharType="end"/>
          </w:r>
        </w:p>
        <w:p>
          <w:pPr>
            <w:pStyle w:val="10"/>
            <w:tabs>
              <w:tab w:val="right" w:leader="dot" w:pos="9750"/>
            </w:tabs>
            <w:rPr>
              <w:color w:val="auto"/>
            </w:rPr>
          </w:pP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HYPERLINK \l _Toc133 </w:instrText>
          </w:r>
          <w:r>
            <w:rPr>
              <w:color w:val="auto"/>
            </w:rPr>
            <w:fldChar w:fldCharType="separate"/>
          </w:r>
          <w:r>
            <w:rPr>
              <w:rFonts w:hint="eastAsia"/>
              <w:color w:val="auto"/>
              <w:lang w:val="en-US" w:eastAsia="zh-CN"/>
            </w:rPr>
            <w:t>四</w:t>
          </w:r>
          <w:r>
            <w:rPr>
              <w:color w:val="auto"/>
            </w:rPr>
            <w:t>、仪器设备</w:t>
          </w:r>
          <w:r>
            <w:rPr>
              <w:color w:val="auto"/>
            </w:rPr>
            <w:tab/>
          </w: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PAGEREF _Toc133 \h </w:instrText>
          </w:r>
          <w:r>
            <w:rPr>
              <w:color w:val="auto"/>
            </w:rPr>
            <w:fldChar w:fldCharType="separate"/>
          </w:r>
          <w:r>
            <w:rPr>
              <w:color w:val="auto"/>
            </w:rPr>
            <w:t>9</w:t>
          </w:r>
          <w:r>
            <w:rPr>
              <w:color w:val="auto"/>
            </w:rPr>
            <w:fldChar w:fldCharType="end"/>
          </w:r>
          <w:r>
            <w:rPr>
              <w:color w:val="auto"/>
            </w:rPr>
            <w:fldChar w:fldCharType="end"/>
          </w:r>
        </w:p>
        <w:p>
          <w:pPr>
            <w:pStyle w:val="10"/>
            <w:tabs>
              <w:tab w:val="right" w:leader="dot" w:pos="9750"/>
            </w:tabs>
            <w:ind w:firstLine="960" w:firstLineChars="400"/>
            <w:rPr>
              <w:color w:val="auto"/>
            </w:rPr>
          </w:pP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HYPERLINK \l _Toc1714 </w:instrText>
          </w:r>
          <w:r>
            <w:rPr>
              <w:color w:val="auto"/>
            </w:rPr>
            <w:fldChar w:fldCharType="separate"/>
          </w:r>
          <w:r>
            <w:rPr>
              <w:rFonts w:hint="eastAsia"/>
              <w:color w:val="auto"/>
              <w:lang w:val="en-US" w:eastAsia="zh-CN"/>
            </w:rPr>
            <w:t xml:space="preserve">4.1 </w:t>
          </w:r>
          <w:r>
            <w:rPr>
              <w:color w:val="auto"/>
            </w:rPr>
            <w:t>现场检测主要仪器设备</w:t>
          </w:r>
          <w:r>
            <w:rPr>
              <w:color w:val="auto"/>
            </w:rPr>
            <w:tab/>
          </w: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PAGEREF _Toc1714 \h </w:instrText>
          </w:r>
          <w:r>
            <w:rPr>
              <w:color w:val="auto"/>
            </w:rPr>
            <w:fldChar w:fldCharType="separate"/>
          </w:r>
          <w:r>
            <w:rPr>
              <w:color w:val="auto"/>
            </w:rPr>
            <w:t>9</w:t>
          </w:r>
          <w:r>
            <w:rPr>
              <w:color w:val="auto"/>
            </w:rPr>
            <w:fldChar w:fldCharType="end"/>
          </w:r>
          <w:r>
            <w:rPr>
              <w:color w:val="auto"/>
            </w:rPr>
            <w:fldChar w:fldCharType="end"/>
          </w:r>
        </w:p>
        <w:p>
          <w:pPr>
            <w:pStyle w:val="10"/>
            <w:tabs>
              <w:tab w:val="right" w:leader="dot" w:pos="9750"/>
            </w:tabs>
            <w:rPr>
              <w:color w:val="auto"/>
            </w:rPr>
          </w:pP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HYPERLINK \l _Toc27151 </w:instrText>
          </w:r>
          <w:r>
            <w:rPr>
              <w:color w:val="auto"/>
            </w:rPr>
            <w:fldChar w:fldCharType="separate"/>
          </w:r>
          <w:r>
            <w:rPr>
              <w:rFonts w:hint="eastAsia"/>
              <w:color w:val="auto"/>
              <w:lang w:val="en-US" w:eastAsia="zh-CN"/>
            </w:rPr>
            <w:t>五</w:t>
          </w:r>
          <w:r>
            <w:rPr>
              <w:color w:val="auto"/>
            </w:rPr>
            <w:t>、检测</w:t>
          </w:r>
          <w:r>
            <w:rPr>
              <w:rFonts w:hint="eastAsia"/>
              <w:color w:val="auto"/>
              <w:lang w:val="en-US" w:eastAsia="zh-CN"/>
            </w:rPr>
            <w:t>方法与过程</w:t>
          </w:r>
          <w:r>
            <w:rPr>
              <w:color w:val="auto"/>
            </w:rPr>
            <w:tab/>
          </w: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PAGEREF _Toc27151 \h </w:instrText>
          </w:r>
          <w:r>
            <w:rPr>
              <w:color w:val="auto"/>
            </w:rPr>
            <w:fldChar w:fldCharType="separate"/>
          </w:r>
          <w:r>
            <w:rPr>
              <w:color w:val="auto"/>
            </w:rPr>
            <w:t>9</w:t>
          </w:r>
          <w:r>
            <w:rPr>
              <w:color w:val="auto"/>
            </w:rPr>
            <w:fldChar w:fldCharType="end"/>
          </w:r>
          <w:r>
            <w:rPr>
              <w:color w:val="auto"/>
            </w:rPr>
            <w:fldChar w:fldCharType="end"/>
          </w:r>
        </w:p>
        <w:p>
          <w:pPr>
            <w:pStyle w:val="10"/>
            <w:tabs>
              <w:tab w:val="right" w:leader="dot" w:pos="9750"/>
            </w:tabs>
            <w:ind w:firstLine="960" w:firstLineChars="400"/>
            <w:rPr>
              <w:color w:val="auto"/>
            </w:rPr>
          </w:pP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HYPERLINK \l _Toc26877 </w:instrText>
          </w:r>
          <w:r>
            <w:rPr>
              <w:color w:val="auto"/>
            </w:rPr>
            <w:fldChar w:fldCharType="separate"/>
          </w:r>
          <w:r>
            <w:rPr>
              <w:rFonts w:hint="eastAsia"/>
              <w:color w:val="auto"/>
              <w:lang w:val="en-US" w:eastAsia="zh-CN"/>
            </w:rPr>
            <w:t>5.1支承构件及连接</w:t>
          </w:r>
          <w:r>
            <w:rPr>
              <w:color w:val="auto"/>
            </w:rPr>
            <w:tab/>
          </w: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PAGEREF _Toc26877 \h </w:instrText>
          </w:r>
          <w:r>
            <w:rPr>
              <w:color w:val="auto"/>
            </w:rPr>
            <w:fldChar w:fldCharType="separate"/>
          </w:r>
          <w:r>
            <w:rPr>
              <w:color w:val="auto"/>
            </w:rPr>
            <w:t>9</w:t>
          </w:r>
          <w:r>
            <w:rPr>
              <w:color w:val="auto"/>
            </w:rPr>
            <w:fldChar w:fldCharType="end"/>
          </w:r>
          <w:r>
            <w:rPr>
              <w:color w:val="auto"/>
            </w:rPr>
            <w:fldChar w:fldCharType="end"/>
          </w:r>
        </w:p>
        <w:p>
          <w:pPr>
            <w:pStyle w:val="10"/>
            <w:tabs>
              <w:tab w:val="right" w:leader="dot" w:pos="9750"/>
            </w:tabs>
            <w:ind w:firstLine="960" w:firstLineChars="400"/>
            <w:rPr>
              <w:color w:val="auto"/>
            </w:rPr>
          </w:pP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HYPERLINK \l _Toc4366 </w:instrText>
          </w:r>
          <w:r>
            <w:rPr>
              <w:color w:val="auto"/>
            </w:rPr>
            <w:fldChar w:fldCharType="separate"/>
          </w:r>
          <w:r>
            <w:rPr>
              <w:rFonts w:hint="eastAsia"/>
              <w:color w:val="auto"/>
              <w:lang w:val="en-US" w:eastAsia="zh-CN"/>
            </w:rPr>
            <w:t>5.2面板构件及连接</w:t>
          </w:r>
          <w:r>
            <w:rPr>
              <w:color w:val="auto"/>
            </w:rPr>
            <w:tab/>
          </w: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PAGEREF _Toc4366 \h </w:instrText>
          </w:r>
          <w:r>
            <w:rPr>
              <w:color w:val="auto"/>
            </w:rPr>
            <w:fldChar w:fldCharType="separate"/>
          </w:r>
          <w:r>
            <w:rPr>
              <w:color w:val="auto"/>
            </w:rPr>
            <w:t>14</w:t>
          </w:r>
          <w:r>
            <w:rPr>
              <w:color w:val="auto"/>
            </w:rPr>
            <w:fldChar w:fldCharType="end"/>
          </w:r>
          <w:r>
            <w:rPr>
              <w:color w:val="auto"/>
            </w:rPr>
            <w:fldChar w:fldCharType="end"/>
          </w:r>
        </w:p>
        <w:p>
          <w:pPr>
            <w:pStyle w:val="10"/>
            <w:tabs>
              <w:tab w:val="right" w:leader="dot" w:pos="9750"/>
            </w:tabs>
            <w:ind w:firstLine="960" w:firstLineChars="400"/>
            <w:rPr>
              <w:color w:val="auto"/>
            </w:rPr>
          </w:pP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HYPERLINK \l _Toc2686 </w:instrText>
          </w:r>
          <w:r>
            <w:rPr>
              <w:color w:val="auto"/>
            </w:rPr>
            <w:fldChar w:fldCharType="separate"/>
          </w:r>
          <w:r>
            <w:rPr>
              <w:rFonts w:hint="eastAsia"/>
              <w:color w:val="auto"/>
              <w:lang w:val="en-US" w:eastAsia="zh-CN"/>
            </w:rPr>
            <w:t>5</w:t>
          </w:r>
          <w:r>
            <w:rPr>
              <w:rFonts w:hint="default"/>
              <w:color w:val="auto"/>
              <w:lang w:val="en-US" w:eastAsia="zh-CN"/>
            </w:rPr>
            <w:t>.</w:t>
          </w:r>
          <w:r>
            <w:rPr>
              <w:rFonts w:hint="eastAsia"/>
              <w:color w:val="auto"/>
              <w:lang w:val="en-US" w:eastAsia="zh-CN"/>
            </w:rPr>
            <w:t>3开启窗及其配件</w:t>
          </w:r>
          <w:r>
            <w:rPr>
              <w:color w:val="auto"/>
            </w:rPr>
            <w:tab/>
          </w: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PAGEREF _Toc2686 \h </w:instrText>
          </w:r>
          <w:r>
            <w:rPr>
              <w:color w:val="auto"/>
            </w:rPr>
            <w:fldChar w:fldCharType="separate"/>
          </w:r>
          <w:r>
            <w:rPr>
              <w:color w:val="auto"/>
            </w:rPr>
            <w:t>20</w:t>
          </w:r>
          <w:r>
            <w:rPr>
              <w:color w:val="auto"/>
            </w:rPr>
            <w:fldChar w:fldCharType="end"/>
          </w:r>
          <w:r>
            <w:rPr>
              <w:color w:val="auto"/>
            </w:rPr>
            <w:fldChar w:fldCharType="end"/>
          </w:r>
        </w:p>
        <w:p>
          <w:pPr>
            <w:pStyle w:val="10"/>
            <w:tabs>
              <w:tab w:val="right" w:leader="dot" w:pos="9750"/>
            </w:tabs>
            <w:ind w:firstLine="960" w:firstLineChars="400"/>
            <w:rPr>
              <w:color w:val="auto"/>
            </w:rPr>
          </w:pP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HYPERLINK \l _Toc26810 </w:instrText>
          </w:r>
          <w:r>
            <w:rPr>
              <w:color w:val="auto"/>
            </w:rPr>
            <w:fldChar w:fldCharType="separate"/>
          </w:r>
          <w:r>
            <w:rPr>
              <w:rFonts w:hint="eastAsia"/>
              <w:color w:val="auto"/>
              <w:lang w:val="en-US" w:eastAsia="zh-CN"/>
            </w:rPr>
            <w:t>5</w:t>
          </w:r>
          <w:r>
            <w:rPr>
              <w:rFonts w:hint="default"/>
              <w:color w:val="auto"/>
              <w:lang w:val="en-US" w:eastAsia="zh-CN"/>
            </w:rPr>
            <w:t>.</w:t>
          </w:r>
          <w:r>
            <w:rPr>
              <w:rFonts w:hint="eastAsia"/>
              <w:color w:val="auto"/>
              <w:lang w:val="en-US" w:eastAsia="zh-CN"/>
            </w:rPr>
            <w:t>4防雨防水性能</w:t>
          </w:r>
          <w:r>
            <w:rPr>
              <w:color w:val="auto"/>
            </w:rPr>
            <w:tab/>
          </w: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PAGEREF _Toc26810 \h </w:instrText>
          </w:r>
          <w:r>
            <w:rPr>
              <w:color w:val="auto"/>
            </w:rPr>
            <w:fldChar w:fldCharType="separate"/>
          </w:r>
          <w:r>
            <w:rPr>
              <w:color w:val="auto"/>
            </w:rPr>
            <w:t>21</w:t>
          </w:r>
          <w:r>
            <w:rPr>
              <w:color w:val="auto"/>
            </w:rPr>
            <w:fldChar w:fldCharType="end"/>
          </w:r>
          <w:r>
            <w:rPr>
              <w:color w:val="auto"/>
            </w:rPr>
            <w:fldChar w:fldCharType="end"/>
          </w:r>
        </w:p>
        <w:p>
          <w:pPr>
            <w:pStyle w:val="10"/>
            <w:tabs>
              <w:tab w:val="right" w:leader="dot" w:pos="9750"/>
            </w:tabs>
            <w:rPr>
              <w:color w:val="auto"/>
            </w:rPr>
          </w:pP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HYPERLINK \l _Toc20494 </w:instrText>
          </w:r>
          <w:r>
            <w:rPr>
              <w:color w:val="auto"/>
            </w:rPr>
            <w:fldChar w:fldCharType="separate"/>
          </w:r>
          <w:r>
            <w:rPr>
              <w:rFonts w:hint="eastAsia"/>
              <w:color w:val="auto"/>
            </w:rPr>
            <w:t xml:space="preserve">六、 </w:t>
          </w:r>
          <w:r>
            <w:rPr>
              <w:rFonts w:hint="eastAsia"/>
              <w:color w:val="auto"/>
              <w:lang w:val="en-US" w:eastAsia="zh-CN"/>
            </w:rPr>
            <w:t>面板及支承构件挠度验算</w:t>
          </w:r>
          <w:r>
            <w:rPr>
              <w:color w:val="auto"/>
            </w:rPr>
            <w:tab/>
          </w: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PAGEREF _Toc20494 \h </w:instrText>
          </w:r>
          <w:r>
            <w:rPr>
              <w:color w:val="auto"/>
            </w:rPr>
            <w:fldChar w:fldCharType="separate"/>
          </w:r>
          <w:r>
            <w:rPr>
              <w:color w:val="auto"/>
            </w:rPr>
            <w:t>21</w:t>
          </w:r>
          <w:r>
            <w:rPr>
              <w:color w:val="auto"/>
            </w:rPr>
            <w:fldChar w:fldCharType="end"/>
          </w:r>
          <w:r>
            <w:rPr>
              <w:color w:val="auto"/>
            </w:rPr>
            <w:fldChar w:fldCharType="end"/>
          </w:r>
        </w:p>
        <w:p>
          <w:pPr>
            <w:pStyle w:val="10"/>
            <w:tabs>
              <w:tab w:val="right" w:leader="dot" w:pos="9750"/>
            </w:tabs>
            <w:rPr>
              <w:color w:val="auto"/>
            </w:rPr>
          </w:pP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HYPERLINK \l _Toc12004 </w:instrText>
          </w:r>
          <w:r>
            <w:rPr>
              <w:color w:val="auto"/>
            </w:rPr>
            <w:fldChar w:fldCharType="separate"/>
          </w:r>
          <w:r>
            <w:rPr>
              <w:rFonts w:hint="eastAsia"/>
              <w:color w:val="auto"/>
            </w:rPr>
            <w:t xml:space="preserve">七、 </w:t>
          </w:r>
          <w:r>
            <w:rPr>
              <w:rFonts w:hint="eastAsia"/>
              <w:color w:val="auto"/>
              <w:lang w:val="en-US" w:eastAsia="zh-CN"/>
            </w:rPr>
            <w:t>检测结论</w:t>
          </w:r>
          <w:r>
            <w:rPr>
              <w:color w:val="auto"/>
            </w:rPr>
            <w:tab/>
          </w: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PAGEREF _Toc12004 \h </w:instrText>
          </w:r>
          <w:r>
            <w:rPr>
              <w:color w:val="auto"/>
            </w:rPr>
            <w:fldChar w:fldCharType="separate"/>
          </w:r>
          <w:r>
            <w:rPr>
              <w:color w:val="auto"/>
            </w:rPr>
            <w:t>22</w:t>
          </w:r>
          <w:r>
            <w:rPr>
              <w:color w:val="auto"/>
            </w:rPr>
            <w:fldChar w:fldCharType="end"/>
          </w:r>
          <w:r>
            <w:rPr>
              <w:color w:val="auto"/>
            </w:rPr>
            <w:fldChar w:fldCharType="end"/>
          </w:r>
        </w:p>
        <w:p>
          <w:pPr>
            <w:pStyle w:val="10"/>
            <w:tabs>
              <w:tab w:val="right" w:leader="dot" w:pos="9750"/>
            </w:tabs>
            <w:ind w:firstLine="960" w:firstLineChars="400"/>
            <w:rPr>
              <w:color w:val="auto"/>
            </w:rPr>
          </w:pP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HYPERLINK \l _Toc17181 </w:instrText>
          </w:r>
          <w:r>
            <w:rPr>
              <w:color w:val="auto"/>
            </w:rPr>
            <w:fldChar w:fldCharType="separate"/>
          </w:r>
          <w:r>
            <w:rPr>
              <w:rFonts w:hint="eastAsia"/>
              <w:color w:val="auto"/>
              <w:lang w:val="en-US" w:eastAsia="zh-CN"/>
            </w:rPr>
            <w:t>7.1</w:t>
          </w:r>
          <w:r>
            <w:rPr>
              <w:rFonts w:hint="default"/>
              <w:color w:val="auto"/>
            </w:rPr>
            <w:t>玻璃幕墙结构构件</w:t>
          </w:r>
          <w:r>
            <w:rPr>
              <w:color w:val="auto"/>
            </w:rPr>
            <w:tab/>
          </w: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PAGEREF _Toc17181 \h </w:instrText>
          </w:r>
          <w:r>
            <w:rPr>
              <w:color w:val="auto"/>
            </w:rPr>
            <w:fldChar w:fldCharType="separate"/>
          </w:r>
          <w:r>
            <w:rPr>
              <w:color w:val="auto"/>
            </w:rPr>
            <w:t>22</w:t>
          </w:r>
          <w:r>
            <w:rPr>
              <w:color w:val="auto"/>
            </w:rPr>
            <w:fldChar w:fldCharType="end"/>
          </w:r>
          <w:r>
            <w:rPr>
              <w:color w:val="auto"/>
            </w:rPr>
            <w:fldChar w:fldCharType="end"/>
          </w:r>
        </w:p>
        <w:p>
          <w:pPr>
            <w:pStyle w:val="10"/>
            <w:tabs>
              <w:tab w:val="right" w:leader="dot" w:pos="9750"/>
            </w:tabs>
            <w:ind w:firstLine="960" w:firstLineChars="400"/>
            <w:rPr>
              <w:color w:val="auto"/>
            </w:rPr>
          </w:pP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HYPERLINK \l _Toc26294 </w:instrText>
          </w:r>
          <w:r>
            <w:rPr>
              <w:color w:val="auto"/>
            </w:rPr>
            <w:fldChar w:fldCharType="separate"/>
          </w:r>
          <w:r>
            <w:rPr>
              <w:rFonts w:hint="eastAsia"/>
              <w:color w:val="auto"/>
              <w:lang w:val="en-US" w:eastAsia="zh-CN"/>
            </w:rPr>
            <w:t>7.2</w:t>
          </w:r>
          <w:r>
            <w:rPr>
              <w:rFonts w:hint="default"/>
              <w:color w:val="auto"/>
            </w:rPr>
            <w:t>玻璃幕墙结构构造</w:t>
          </w:r>
          <w:r>
            <w:rPr>
              <w:color w:val="auto"/>
            </w:rPr>
            <w:tab/>
          </w: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PAGEREF _Toc26294 \h </w:instrText>
          </w:r>
          <w:r>
            <w:rPr>
              <w:color w:val="auto"/>
            </w:rPr>
            <w:fldChar w:fldCharType="separate"/>
          </w:r>
          <w:r>
            <w:rPr>
              <w:color w:val="auto"/>
            </w:rPr>
            <w:t>23</w:t>
          </w:r>
          <w:r>
            <w:rPr>
              <w:color w:val="auto"/>
            </w:rPr>
            <w:fldChar w:fldCharType="end"/>
          </w:r>
          <w:r>
            <w:rPr>
              <w:color w:val="auto"/>
            </w:rPr>
            <w:fldChar w:fldCharType="end"/>
          </w:r>
        </w:p>
        <w:p>
          <w:pPr>
            <w:pStyle w:val="10"/>
            <w:tabs>
              <w:tab w:val="right" w:leader="dot" w:pos="9750"/>
            </w:tabs>
            <w:ind w:firstLine="960" w:firstLineChars="400"/>
            <w:rPr>
              <w:color w:val="auto"/>
            </w:rPr>
          </w:pP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HYPERLINK \l _Toc17363 </w:instrText>
          </w:r>
          <w:r>
            <w:rPr>
              <w:color w:val="auto"/>
            </w:rPr>
            <w:fldChar w:fldCharType="separate"/>
          </w:r>
          <w:r>
            <w:rPr>
              <w:rFonts w:hint="eastAsia"/>
              <w:color w:val="auto"/>
              <w:lang w:val="en-US" w:eastAsia="zh-CN"/>
            </w:rPr>
            <w:t xml:space="preserve">7.3 </w:t>
          </w:r>
          <w:r>
            <w:rPr>
              <w:rFonts w:hint="default"/>
              <w:color w:val="auto"/>
              <w:lang w:val="en-US" w:eastAsia="zh-CN"/>
            </w:rPr>
            <w:t>玻璃幕墙承载能力</w:t>
          </w:r>
          <w:r>
            <w:rPr>
              <w:color w:val="auto"/>
            </w:rPr>
            <w:tab/>
          </w: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PAGEREF _Toc17363 \h </w:instrText>
          </w:r>
          <w:r>
            <w:rPr>
              <w:color w:val="auto"/>
            </w:rPr>
            <w:fldChar w:fldCharType="separate"/>
          </w:r>
          <w:r>
            <w:rPr>
              <w:color w:val="auto"/>
            </w:rPr>
            <w:t>23</w:t>
          </w:r>
          <w:r>
            <w:rPr>
              <w:color w:val="auto"/>
            </w:rPr>
            <w:fldChar w:fldCharType="end"/>
          </w:r>
          <w:r>
            <w:rPr>
              <w:color w:val="auto"/>
            </w:rPr>
            <w:fldChar w:fldCharType="end"/>
          </w:r>
        </w:p>
        <w:p>
          <w:pPr>
            <w:pStyle w:val="10"/>
            <w:tabs>
              <w:tab w:val="right" w:leader="dot" w:pos="9750"/>
            </w:tabs>
            <w:rPr>
              <w:color w:val="auto"/>
            </w:rPr>
          </w:pP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HYPERLINK \l _Toc23216 </w:instrText>
          </w:r>
          <w:r>
            <w:rPr>
              <w:color w:val="auto"/>
            </w:rPr>
            <w:fldChar w:fldCharType="separate"/>
          </w:r>
          <w:r>
            <w:rPr>
              <w:rFonts w:hint="eastAsia"/>
              <w:color w:val="auto"/>
              <w:lang w:val="en-US" w:eastAsia="zh-CN"/>
            </w:rPr>
            <w:t>八、 结论与建议</w:t>
          </w:r>
          <w:r>
            <w:rPr>
              <w:color w:val="auto"/>
            </w:rPr>
            <w:tab/>
          </w: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PAGEREF _Toc23216 \h </w:instrText>
          </w:r>
          <w:r>
            <w:rPr>
              <w:color w:val="auto"/>
            </w:rPr>
            <w:fldChar w:fldCharType="separate"/>
          </w:r>
          <w:r>
            <w:rPr>
              <w:color w:val="auto"/>
            </w:rPr>
            <w:t>24</w:t>
          </w:r>
          <w:r>
            <w:rPr>
              <w:color w:val="auto"/>
            </w:rPr>
            <w:fldChar w:fldCharType="end"/>
          </w:r>
          <w:r>
            <w:rPr>
              <w:color w:val="auto"/>
            </w:rPr>
            <w:fldChar w:fldCharType="end"/>
          </w:r>
        </w:p>
        <w:p>
          <w:pPr>
            <w:pStyle w:val="10"/>
            <w:tabs>
              <w:tab w:val="right" w:leader="dot" w:pos="9750"/>
            </w:tabs>
            <w:rPr>
              <w:color w:val="auto"/>
            </w:rPr>
          </w:pP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HYPERLINK \l _Toc14760 </w:instrText>
          </w:r>
          <w:r>
            <w:rPr>
              <w:color w:val="auto"/>
            </w:rPr>
            <w:fldChar w:fldCharType="separate"/>
          </w:r>
          <w:r>
            <w:rPr>
              <w:color w:val="auto"/>
            </w:rPr>
            <w:t>附录</w:t>
          </w:r>
          <w:r>
            <w:rPr>
              <w:rFonts w:hint="eastAsia"/>
              <w:color w:val="auto"/>
              <w:lang w:val="en-US" w:eastAsia="zh-CN"/>
            </w:rPr>
            <w:t>一</w:t>
          </w:r>
          <w:r>
            <w:rPr>
              <w:color w:val="auto"/>
            </w:rPr>
            <w:t xml:space="preserve"> 玻璃幕墙玻璃面板</w:t>
          </w:r>
          <w:r>
            <w:rPr>
              <w:rFonts w:hint="eastAsia"/>
              <w:color w:val="auto"/>
              <w:lang w:val="en-US" w:eastAsia="zh-CN"/>
            </w:rPr>
            <w:t>挠度</w:t>
          </w:r>
          <w:r>
            <w:rPr>
              <w:color w:val="auto"/>
            </w:rPr>
            <w:t>验算计算书</w:t>
          </w:r>
          <w:r>
            <w:rPr>
              <w:color w:val="auto"/>
            </w:rPr>
            <w:tab/>
          </w: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PAGEREF _Toc14760 \h </w:instrText>
          </w:r>
          <w:r>
            <w:rPr>
              <w:color w:val="auto"/>
            </w:rPr>
            <w:fldChar w:fldCharType="separate"/>
          </w:r>
          <w:r>
            <w:rPr>
              <w:color w:val="auto"/>
            </w:rPr>
            <w:t>25</w:t>
          </w:r>
          <w:r>
            <w:rPr>
              <w:color w:val="auto"/>
            </w:rPr>
            <w:fldChar w:fldCharType="end"/>
          </w:r>
          <w:r>
            <w:rPr>
              <w:color w:val="auto"/>
            </w:rPr>
            <w:fldChar w:fldCharType="end"/>
          </w:r>
        </w:p>
        <w:p>
          <w:pPr>
            <w:pStyle w:val="10"/>
            <w:tabs>
              <w:tab w:val="right" w:leader="dot" w:pos="9750"/>
            </w:tabs>
            <w:rPr>
              <w:color w:val="auto"/>
            </w:rPr>
          </w:pP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HYPERLINK \l _Toc26501 </w:instrText>
          </w:r>
          <w:r>
            <w:rPr>
              <w:color w:val="auto"/>
            </w:rPr>
            <w:fldChar w:fldCharType="separate"/>
          </w:r>
          <w:r>
            <w:rPr>
              <w:color w:val="auto"/>
              <w:lang w:val="en-US" w:eastAsia="zh-CN"/>
            </w:rPr>
            <w:t>附录</w:t>
          </w:r>
          <w:r>
            <w:rPr>
              <w:rFonts w:hint="eastAsia"/>
              <w:color w:val="auto"/>
              <w:lang w:val="en-US" w:eastAsia="zh-CN"/>
            </w:rPr>
            <w:t>二 玻璃幕墙支承构件挠度验算</w:t>
          </w:r>
          <w:r>
            <w:rPr>
              <w:color w:val="auto"/>
              <w:lang w:val="en-US" w:eastAsia="zh-CN"/>
            </w:rPr>
            <w:t>计算书</w:t>
          </w:r>
          <w:r>
            <w:rPr>
              <w:color w:val="auto"/>
            </w:rPr>
            <w:tab/>
          </w: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PAGEREF _Toc26501 \h </w:instrText>
          </w:r>
          <w:r>
            <w:rPr>
              <w:color w:val="auto"/>
            </w:rPr>
            <w:fldChar w:fldCharType="separate"/>
          </w:r>
          <w:r>
            <w:rPr>
              <w:color w:val="auto"/>
            </w:rPr>
            <w:t>30</w:t>
          </w:r>
          <w:r>
            <w:rPr>
              <w:color w:val="auto"/>
            </w:rPr>
            <w:fldChar w:fldCharType="end"/>
          </w:r>
          <w:r>
            <w:rPr>
              <w:color w:val="auto"/>
            </w:rPr>
            <w:fldChar w:fldCharType="end"/>
          </w:r>
        </w:p>
        <w:p>
          <w:pPr>
            <w:pStyle w:val="10"/>
            <w:tabs>
              <w:tab w:val="right" w:leader="dot" w:pos="9750"/>
            </w:tabs>
            <w:rPr>
              <w:color w:val="auto"/>
            </w:rPr>
            <w:sectPr>
              <w:footerReference r:id="rId10" w:type="default"/>
              <w:pgSz w:w="11910" w:h="16840"/>
              <w:pgMar w:top="1440" w:right="1080" w:bottom="1440" w:left="1080" w:header="0" w:footer="862" w:gutter="0"/>
              <w:pgBorders>
                <w:top w:val="none" w:sz="0" w:space="0"/>
                <w:left w:val="none" w:sz="0" w:space="0"/>
                <w:bottom w:val="none" w:sz="0" w:space="0"/>
                <w:right w:val="none" w:sz="0" w:space="0"/>
              </w:pgBorders>
              <w:pgNumType w:fmt="decimal"/>
              <w:cols w:space="720" w:num="1"/>
            </w:sectPr>
          </w:pPr>
          <w:r>
            <w:rPr>
              <w:color w:val="auto"/>
            </w:rPr>
            <w:fldChar w:fldCharType="end"/>
          </w:r>
        </w:p>
      </w:sdtContent>
    </w:sdt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 w:val="0"/>
        <w:spacing w:line="360" w:lineRule="auto"/>
        <w:textAlignment w:val="auto"/>
        <w:outlineLvl w:val="0"/>
        <w:rPr>
          <w:color w:val="auto"/>
        </w:rPr>
      </w:pPr>
      <w:bookmarkStart w:id="18" w:name="_Toc16423"/>
      <w:r>
        <w:rPr>
          <w:color w:val="auto"/>
        </w:rPr>
        <w:t>一、工程概况</w:t>
      </w:r>
      <w:bookmarkEnd w:id="1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jc w:val="both"/>
        <w:rPr>
          <w:rFonts w:hint="eastAsia" w:ascii="宋体" w:hAnsi="宋体" w:eastAsia="宋体" w:cs="宋体"/>
          <w:color w:val="auto"/>
          <w:lang w:eastAsia="zh-CN"/>
        </w:rPr>
      </w:pPr>
      <w:r>
        <w:rPr>
          <w:rFonts w:hint="eastAsia" w:eastAsia="宋体" w:cs="Times New Roman"/>
          <w:color w:val="000000"/>
          <w:kern w:val="2"/>
          <w:sz w:val="24"/>
          <w:szCs w:val="24"/>
          <w:lang w:val="en-US" w:eastAsia="zh-CN" w:bidi="ar-SA"/>
        </w:rPr>
        <w:t>湛江市财富汇金融中心，位于</w:t>
      </w:r>
      <w:r>
        <w:rPr>
          <w:rFonts w:ascii="宋体" w:hAnsi="宋体" w:eastAsia="宋体" w:cs="宋体"/>
          <w:sz w:val="24"/>
          <w:szCs w:val="24"/>
        </w:rPr>
        <w:t>广东省湛江市霞山区开发区乐山路27号</w:t>
      </w:r>
      <w:r>
        <w:rPr>
          <w:rFonts w:hint="eastAsia" w:ascii="Times New Roman" w:hAnsi="Times New Roman" w:eastAsia="宋体" w:cs="Times New Roman"/>
          <w:color w:val="000000"/>
          <w:kern w:val="2"/>
          <w:sz w:val="24"/>
          <w:szCs w:val="24"/>
          <w:lang w:val="en-US" w:eastAsia="zh-CN" w:bidi="ar-SA"/>
        </w:rPr>
        <w:t>，</w:t>
      </w:r>
      <w:ins w:id="325" w:author="Administrator" w:date="2024-05-11T14:35:12Z">
        <w:r>
          <w:rPr>
            <w:rFonts w:hint="eastAsia" w:cs="Times New Roman"/>
            <w:color w:val="000000"/>
            <w:kern w:val="2"/>
            <w:sz w:val="24"/>
            <w:szCs w:val="24"/>
            <w:lang w:val="en-US" w:eastAsia="zh-CN" w:bidi="ar-SA"/>
          </w:rPr>
          <w:t>该建筑</w:t>
        </w:r>
      </w:ins>
      <w:ins w:id="326" w:author="Administrator" w:date="2024-05-11T14:35:15Z">
        <w:r>
          <w:rPr>
            <w:rFonts w:hint="eastAsia" w:cs="Times New Roman"/>
            <w:color w:val="000000"/>
            <w:kern w:val="2"/>
            <w:sz w:val="24"/>
            <w:szCs w:val="24"/>
            <w:lang w:val="en-US" w:eastAsia="zh-CN" w:bidi="ar-SA"/>
          </w:rPr>
          <w:t>幕墙高约</w:t>
        </w:r>
      </w:ins>
      <w:ins w:id="327" w:author="Administrator" w:date="2024-05-11T14:35:27Z">
        <w:r>
          <w:rPr>
            <w:rFonts w:hint="eastAsia" w:cs="Times New Roman"/>
            <w:color w:val="000000"/>
            <w:kern w:val="2"/>
            <w:sz w:val="24"/>
            <w:szCs w:val="24"/>
            <w:lang w:val="en-US" w:eastAsia="zh-CN" w:bidi="ar-SA"/>
          </w:rPr>
          <w:t>1</w:t>
        </w:r>
      </w:ins>
      <w:ins w:id="328" w:author="Administrator" w:date="2024-05-11T14:35:28Z">
        <w:r>
          <w:rPr>
            <w:rFonts w:hint="eastAsia" w:cs="Times New Roman"/>
            <w:color w:val="000000"/>
            <w:kern w:val="2"/>
            <w:sz w:val="24"/>
            <w:szCs w:val="24"/>
            <w:lang w:val="en-US" w:eastAsia="zh-CN" w:bidi="ar-SA"/>
          </w:rPr>
          <w:t>96.6</w:t>
        </w:r>
      </w:ins>
      <w:ins w:id="329" w:author="Administrator" w:date="2024-05-11T14:35:29Z">
        <w:r>
          <w:rPr>
            <w:rFonts w:hint="eastAsia" w:cs="Times New Roman"/>
            <w:color w:val="000000"/>
            <w:kern w:val="2"/>
            <w:sz w:val="24"/>
            <w:szCs w:val="24"/>
            <w:lang w:val="en-US" w:eastAsia="zh-CN" w:bidi="ar-SA"/>
          </w:rPr>
          <w:t>m</w:t>
        </w:r>
      </w:ins>
      <w:ins w:id="330" w:author="Administrator" w:date="2024-05-11T14:35:30Z">
        <w:r>
          <w:rPr>
            <w:rFonts w:hint="eastAsia" w:cs="Times New Roman"/>
            <w:color w:val="000000"/>
            <w:kern w:val="2"/>
            <w:sz w:val="24"/>
            <w:szCs w:val="24"/>
            <w:lang w:val="en-US" w:eastAsia="zh-CN" w:bidi="ar-SA"/>
          </w:rPr>
          <w:t>，</w:t>
        </w:r>
      </w:ins>
      <w:del w:id="331" w:author="Administrator" w:date="2024-05-11T14:35:42Z">
        <w:r>
          <w:rPr>
            <w:rFonts w:hint="eastAsia" w:ascii="Times New Roman" w:hAnsi="Times New Roman" w:eastAsia="宋体" w:cs="Times New Roman"/>
            <w:color w:val="000000"/>
            <w:kern w:val="2"/>
            <w:sz w:val="24"/>
            <w:szCs w:val="24"/>
            <w:lang w:val="en-US" w:eastAsia="zh-CN" w:bidi="ar-SA"/>
          </w:rPr>
          <w:delText>该</w:delText>
        </w:r>
      </w:del>
      <w:del w:id="332" w:author="Administrator" w:date="2024-05-11T14:35:42Z">
        <w:r>
          <w:rPr>
            <w:rFonts w:hint="eastAsia" w:eastAsia="宋体" w:cs="Times New Roman"/>
            <w:color w:val="000000"/>
            <w:kern w:val="2"/>
            <w:sz w:val="24"/>
            <w:szCs w:val="24"/>
            <w:lang w:val="en-US" w:eastAsia="zh-CN" w:bidi="ar-SA"/>
          </w:rPr>
          <w:delText>建筑</w:delText>
        </w:r>
      </w:del>
      <w:r>
        <w:rPr>
          <w:rFonts w:hint="eastAsia" w:cs="Times New Roman"/>
          <w:color w:val="000000"/>
          <w:kern w:val="2"/>
          <w:sz w:val="24"/>
          <w:szCs w:val="24"/>
          <w:lang w:val="en-US" w:eastAsia="zh-CN" w:bidi="ar-SA"/>
        </w:rPr>
        <w:t>1</w:t>
      </w:r>
      <w:ins w:id="333" w:author="Administrator" w:date="2024-05-11T14:35:46Z">
        <w:r>
          <w:rPr>
            <w:rFonts w:hint="eastAsia" w:cs="Times New Roman"/>
            <w:color w:val="000000"/>
            <w:kern w:val="2"/>
            <w:sz w:val="24"/>
            <w:szCs w:val="24"/>
            <w:lang w:val="en-US" w:eastAsia="zh-CN" w:bidi="ar-SA"/>
          </w:rPr>
          <w:t>层</w:t>
        </w:r>
      </w:ins>
      <w:ins w:id="334" w:author="Administrator" w:date="2024-05-11T14:35:47Z">
        <w:r>
          <w:rPr>
            <w:rFonts w:hint="eastAsia" w:cs="Times New Roman"/>
            <w:color w:val="000000"/>
            <w:kern w:val="2"/>
            <w:sz w:val="24"/>
            <w:szCs w:val="24"/>
            <w:lang w:val="en-US" w:eastAsia="zh-CN" w:bidi="ar-SA"/>
          </w:rPr>
          <w:t>（</w:t>
        </w:r>
      </w:ins>
      <w:ins w:id="335" w:author="Administrator" w:date="2024-05-11T14:35:49Z">
        <w:r>
          <w:rPr>
            <w:rFonts w:hint="eastAsia" w:cs="Times New Roman"/>
            <w:color w:val="000000"/>
            <w:kern w:val="2"/>
            <w:sz w:val="24"/>
            <w:szCs w:val="24"/>
            <w:lang w:val="en-US" w:eastAsia="zh-CN" w:bidi="ar-SA"/>
          </w:rPr>
          <w:t>局部</w:t>
        </w:r>
      </w:ins>
      <w:ins w:id="336" w:author="Administrator" w:date="2024-05-11T14:35:47Z">
        <w:r>
          <w:rPr>
            <w:rFonts w:hint="eastAsia" w:cs="Times New Roman"/>
            <w:color w:val="000000"/>
            <w:kern w:val="2"/>
            <w:sz w:val="24"/>
            <w:szCs w:val="24"/>
            <w:lang w:val="en-US" w:eastAsia="zh-CN" w:bidi="ar-SA"/>
          </w:rPr>
          <w:t>）</w:t>
        </w:r>
      </w:ins>
      <w:ins w:id="337" w:author="Administrator" w:date="2024-05-11T14:35:53Z">
        <w:r>
          <w:rPr>
            <w:rFonts w:hint="eastAsia" w:cs="Times New Roman"/>
            <w:color w:val="000000"/>
            <w:kern w:val="2"/>
            <w:sz w:val="24"/>
            <w:szCs w:val="24"/>
            <w:lang w:val="en-US" w:eastAsia="zh-CN" w:bidi="ar-SA"/>
          </w:rPr>
          <w:t>、2</w:t>
        </w:r>
      </w:ins>
      <w:ins w:id="338" w:author="Administrator" w:date="2024-05-11T14:35:54Z">
        <w:r>
          <w:rPr>
            <w:rFonts w:hint="eastAsia" w:cs="Times New Roman"/>
            <w:color w:val="000000"/>
            <w:kern w:val="2"/>
            <w:sz w:val="24"/>
            <w:szCs w:val="24"/>
            <w:lang w:val="en-US" w:eastAsia="zh-CN" w:bidi="ar-SA"/>
          </w:rPr>
          <w:t>层（</w:t>
        </w:r>
      </w:ins>
      <w:ins w:id="339" w:author="Administrator" w:date="2024-05-11T14:35:56Z">
        <w:r>
          <w:rPr>
            <w:rFonts w:hint="eastAsia" w:cs="Times New Roman"/>
            <w:color w:val="000000"/>
            <w:kern w:val="2"/>
            <w:sz w:val="24"/>
            <w:szCs w:val="24"/>
            <w:lang w:val="en-US" w:eastAsia="zh-CN" w:bidi="ar-SA"/>
          </w:rPr>
          <w:t>局部</w:t>
        </w:r>
      </w:ins>
      <w:ins w:id="340" w:author="Administrator" w:date="2024-05-11T14:35:54Z">
        <w:r>
          <w:rPr>
            <w:rFonts w:hint="eastAsia" w:cs="Times New Roman"/>
            <w:color w:val="000000"/>
            <w:kern w:val="2"/>
            <w:sz w:val="24"/>
            <w:szCs w:val="24"/>
            <w:lang w:val="en-US" w:eastAsia="zh-CN" w:bidi="ar-SA"/>
          </w:rPr>
          <w:t>）</w:t>
        </w:r>
      </w:ins>
      <w:del w:id="341" w:author="Administrator" w:date="2024-05-11T14:36:00Z">
        <w:r>
          <w:rPr>
            <w:rFonts w:hint="eastAsia" w:cs="Times New Roman"/>
            <w:color w:val="000000"/>
            <w:kern w:val="2"/>
            <w:sz w:val="24"/>
            <w:szCs w:val="24"/>
            <w:lang w:val="en-US" w:eastAsia="zh-CN" w:bidi="ar-SA"/>
          </w:rPr>
          <w:delText>至</w:delText>
        </w:r>
      </w:del>
      <w:ins w:id="342" w:author="Administrator" w:date="2024-05-11T14:36:00Z">
        <w:r>
          <w:rPr>
            <w:rFonts w:hint="eastAsia" w:cs="Times New Roman"/>
            <w:color w:val="000000"/>
            <w:kern w:val="2"/>
            <w:sz w:val="24"/>
            <w:szCs w:val="24"/>
            <w:lang w:val="en-US" w:eastAsia="zh-CN" w:bidi="ar-SA"/>
          </w:rPr>
          <w:t>、</w:t>
        </w:r>
      </w:ins>
      <w:r>
        <w:rPr>
          <w:rFonts w:hint="eastAsia" w:cs="Times New Roman"/>
          <w:color w:val="000000"/>
          <w:kern w:val="2"/>
          <w:sz w:val="24"/>
          <w:szCs w:val="24"/>
          <w:lang w:val="en-US" w:eastAsia="zh-CN" w:bidi="ar-SA"/>
        </w:rPr>
        <w:t>3楼、39至45楼</w:t>
      </w:r>
      <w:r>
        <w:rPr>
          <w:rFonts w:hint="eastAsia" w:ascii="Times New Roman" w:hAnsi="Times New Roman" w:eastAsia="宋体" w:cs="Times New Roman"/>
          <w:color w:val="000000"/>
          <w:kern w:val="2"/>
          <w:sz w:val="24"/>
          <w:szCs w:val="24"/>
          <w:lang w:val="en-US" w:eastAsia="zh-CN" w:bidi="ar-SA"/>
        </w:rPr>
        <w:t>幕墙总面积约</w:t>
      </w:r>
      <w:r>
        <w:rPr>
          <w:rFonts w:hint="eastAsia" w:cs="Times New Roman"/>
          <w:color w:val="000000"/>
          <w:kern w:val="2"/>
          <w:sz w:val="24"/>
          <w:szCs w:val="24"/>
          <w:highlight w:val="none"/>
          <w:lang w:val="en-US" w:eastAsia="zh-CN" w:bidi="ar-SA"/>
        </w:rPr>
        <w:t>6738.22</w:t>
      </w:r>
      <w:r>
        <w:rPr>
          <w:rFonts w:hint="eastAsia" w:ascii="Times New Roman" w:hAnsi="Times New Roman" w:eastAsia="宋体" w:cs="Times New Roman"/>
          <w:color w:val="000000"/>
          <w:kern w:val="2"/>
          <w:sz w:val="24"/>
          <w:szCs w:val="24"/>
          <w:highlight w:val="none"/>
          <w:lang w:val="en-US" w:eastAsia="zh-CN" w:bidi="ar-SA"/>
        </w:rPr>
        <w:t>㎡</w:t>
      </w:r>
      <w:r>
        <w:rPr>
          <w:rFonts w:hint="eastAsia" w:eastAsia="宋体" w:cs="Times New Roman"/>
          <w:color w:val="000000"/>
          <w:kern w:val="2"/>
          <w:sz w:val="24"/>
          <w:szCs w:val="24"/>
          <w:lang w:val="en-US" w:eastAsia="zh-CN" w:bidi="ar-SA"/>
        </w:rPr>
        <w:t>，</w:t>
      </w:r>
      <w:ins w:id="343" w:author="Administrator" w:date="2024-05-11T14:38:54Z">
        <w:r>
          <w:rPr>
            <w:rFonts w:hint="eastAsia" w:cs="Times New Roman"/>
            <w:lang w:val="en-US" w:eastAsia="zh-CN"/>
          </w:rPr>
          <w:t>幕墙形式为</w:t>
        </w:r>
      </w:ins>
      <w:ins w:id="344" w:author="Administrator" w:date="2024-05-11T14:38:59Z">
        <w:r>
          <w:rPr>
            <w:rFonts w:hint="eastAsia" w:cs="Times New Roman"/>
            <w:lang w:val="en-US" w:eastAsia="zh-CN"/>
          </w:rPr>
          <w:t>半</w:t>
        </w:r>
      </w:ins>
      <w:ins w:id="345" w:author="Administrator" w:date="2024-05-11T14:38:54Z">
        <w:r>
          <w:rPr>
            <w:rFonts w:hint="eastAsia" w:cs="Times New Roman"/>
            <w:lang w:val="en-US" w:eastAsia="zh-CN"/>
          </w:rPr>
          <w:t>隐框玻璃幕墙，</w:t>
        </w:r>
      </w:ins>
      <w:r>
        <w:rPr>
          <w:rFonts w:hint="eastAsia" w:ascii="Times New Roman" w:hAnsi="Times New Roman" w:eastAsia="宋体" w:cs="Times New Roman"/>
          <w:color w:val="000000"/>
          <w:kern w:val="2"/>
          <w:sz w:val="24"/>
          <w:szCs w:val="24"/>
          <w:lang w:val="en-US" w:eastAsia="zh-CN" w:bidi="ar-SA"/>
        </w:rPr>
        <w:t>为</w:t>
      </w:r>
      <w:r>
        <w:rPr>
          <w:rFonts w:hint="eastAsia" w:eastAsia="宋体" w:cs="Times New Roman"/>
          <w:color w:val="000000"/>
          <w:kern w:val="2"/>
          <w:sz w:val="24"/>
          <w:szCs w:val="24"/>
          <w:lang w:val="en-US" w:eastAsia="zh-CN" w:bidi="ar-SA"/>
        </w:rPr>
        <w:t>了解</w:t>
      </w:r>
      <w:ins w:id="346" w:author="Administrator" w:date="2024-05-11T14:36:12Z">
        <w:r>
          <w:rPr>
            <w:rFonts w:hint="eastAsia" w:cs="Times New Roman"/>
            <w:color w:val="000000"/>
            <w:kern w:val="2"/>
            <w:sz w:val="24"/>
            <w:szCs w:val="24"/>
            <w:lang w:val="en-US" w:eastAsia="zh-CN" w:bidi="ar-SA"/>
          </w:rPr>
          <w:t>该</w:t>
        </w:r>
      </w:ins>
      <w:ins w:id="347" w:author="Administrator" w:date="2024-05-11T14:36:20Z">
        <w:r>
          <w:rPr>
            <w:rFonts w:hint="eastAsia" w:cs="Times New Roman"/>
            <w:color w:val="000000"/>
            <w:kern w:val="2"/>
            <w:sz w:val="24"/>
            <w:szCs w:val="24"/>
            <w:lang w:val="en-US" w:eastAsia="zh-CN" w:bidi="ar-SA"/>
          </w:rPr>
          <w:t>建筑</w:t>
        </w:r>
      </w:ins>
      <w:r>
        <w:rPr>
          <w:rFonts w:hint="eastAsia" w:ascii="Times New Roman" w:hAnsi="Times New Roman" w:eastAsia="宋体" w:cs="Times New Roman"/>
          <w:color w:val="000000"/>
          <w:kern w:val="2"/>
          <w:sz w:val="24"/>
          <w:szCs w:val="24"/>
          <w:lang w:val="en-US" w:eastAsia="zh-CN" w:bidi="ar-SA"/>
        </w:rPr>
        <w:t>玻璃幕墙工程结构</w:t>
      </w:r>
      <w:r>
        <w:rPr>
          <w:rFonts w:hint="eastAsia" w:eastAsia="宋体" w:cs="Times New Roman"/>
          <w:color w:val="000000"/>
          <w:kern w:val="2"/>
          <w:sz w:val="24"/>
          <w:szCs w:val="24"/>
          <w:lang w:val="en-US" w:eastAsia="zh-CN" w:bidi="ar-SA"/>
        </w:rPr>
        <w:t>的正常使用性能</w:t>
      </w:r>
      <w:r>
        <w:rPr>
          <w:rFonts w:hint="eastAsia" w:ascii="Times New Roman" w:hAnsi="Times New Roman" w:eastAsia="宋体" w:cs="Times New Roman"/>
          <w:color w:val="000000"/>
          <w:kern w:val="2"/>
          <w:sz w:val="24"/>
          <w:szCs w:val="24"/>
          <w:lang w:val="en-US" w:eastAsia="zh-CN" w:bidi="ar-SA"/>
        </w:rPr>
        <w:t>，故委托我公司对该</w:t>
      </w:r>
      <w:r>
        <w:rPr>
          <w:rFonts w:hint="eastAsia" w:eastAsia="宋体" w:cs="Times New Roman"/>
          <w:color w:val="000000"/>
          <w:kern w:val="2"/>
          <w:sz w:val="24"/>
          <w:szCs w:val="24"/>
          <w:lang w:val="en-US" w:eastAsia="zh-CN" w:bidi="ar-SA"/>
        </w:rPr>
        <w:t>建筑幕墙</w:t>
      </w:r>
      <w:r>
        <w:rPr>
          <w:rFonts w:hint="eastAsia" w:ascii="Times New Roman" w:hAnsi="Times New Roman" w:eastAsia="宋体" w:cs="Times New Roman"/>
          <w:color w:val="000000"/>
          <w:kern w:val="2"/>
          <w:sz w:val="24"/>
          <w:szCs w:val="24"/>
          <w:lang w:val="en-US" w:eastAsia="zh-CN" w:bidi="ar-SA"/>
        </w:rPr>
        <w:t>进行</w:t>
      </w:r>
      <w:r>
        <w:rPr>
          <w:rFonts w:hint="eastAsia" w:eastAsia="宋体" w:cs="Times New Roman"/>
          <w:color w:val="000000"/>
          <w:kern w:val="2"/>
          <w:sz w:val="24"/>
          <w:szCs w:val="24"/>
          <w:lang w:val="en-US" w:eastAsia="zh-CN" w:bidi="ar-SA"/>
        </w:rPr>
        <w:t>正常使用性</w:t>
      </w:r>
      <w:r>
        <w:rPr>
          <w:rFonts w:hint="eastAsia" w:ascii="Times New Roman" w:hAnsi="Times New Roman" w:eastAsia="宋体" w:cs="Times New Roman"/>
          <w:color w:val="000000"/>
          <w:kern w:val="2"/>
          <w:sz w:val="24"/>
          <w:szCs w:val="24"/>
          <w:lang w:val="en-US" w:eastAsia="zh-CN" w:bidi="ar-SA"/>
        </w:rPr>
        <w:t>鉴定检测。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0" w:firstLineChars="0"/>
        <w:jc w:val="center"/>
        <w:textAlignment w:val="auto"/>
        <w:rPr>
          <w:rFonts w:hint="eastAsia" w:eastAsia="宋体"/>
          <w:color w:val="auto"/>
          <w:lang w:eastAsia="zh-CN"/>
        </w:rPr>
      </w:pPr>
      <w:r>
        <w:rPr>
          <w:rFonts w:hint="eastAsia" w:eastAsia="宋体"/>
          <w:color w:val="auto"/>
          <w:lang w:eastAsia="zh-CN"/>
        </w:rPr>
        <w:drawing>
          <wp:inline distT="0" distB="0" distL="114300" distR="114300">
            <wp:extent cx="4322445" cy="3239770"/>
            <wp:effectExtent l="0" t="0" r="1905" b="17780"/>
            <wp:docPr id="3" name="图片 3" descr="C:\Users\Administrator\Desktop\6068b0a48f8695381811762604fd7fe.jpg6068b0a48f8695381811762604fd7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strator\Desktop\6068b0a48f8695381811762604fd7fe.jpg6068b0a48f8695381811762604fd7fe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244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0" w:firstLineChars="0"/>
        <w:jc w:val="center"/>
        <w:textAlignment w:val="auto"/>
        <w:rPr>
          <w:rFonts w:hint="eastAsia"/>
          <w:color w:val="auto"/>
          <w:u w:val="single"/>
          <w:lang w:val="en-US" w:eastAsia="zh-CN"/>
        </w:rPr>
      </w:pPr>
      <w:r>
        <w:rPr>
          <w:rFonts w:hint="eastAsia"/>
          <w:color w:val="auto"/>
          <w:u w:val="single"/>
          <w:lang w:val="en-US" w:eastAsia="zh-CN"/>
        </w:rPr>
        <w:t>图1-1湛江市霞山区财富汇金融中心</w:t>
      </w: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bidi w:val="0"/>
        <w:spacing w:line="360" w:lineRule="auto"/>
        <w:outlineLvl w:val="0"/>
        <w:rPr>
          <w:rFonts w:hint="eastAsia" w:ascii="Arial" w:hAnsi="Arial" w:eastAsia="宋体"/>
          <w:b/>
          <w:color w:val="auto"/>
          <w:lang w:val="en-US" w:eastAsia="zh-CN"/>
        </w:rPr>
      </w:pPr>
      <w:bookmarkStart w:id="19" w:name="_Toc8133"/>
      <w:bookmarkStart w:id="20" w:name="_Toc12281"/>
      <w:r>
        <w:rPr>
          <w:rFonts w:hint="eastAsia" w:ascii="Arial" w:hAnsi="Arial" w:eastAsia="宋体"/>
          <w:b/>
          <w:color w:val="auto"/>
          <w:lang w:val="en-US" w:eastAsia="zh-CN"/>
        </w:rPr>
        <w:t>检测数量</w:t>
      </w:r>
      <w:r>
        <w:rPr>
          <w:rFonts w:hint="eastAsia"/>
          <w:b/>
          <w:color w:val="auto"/>
          <w:lang w:val="en-US" w:eastAsia="zh-CN"/>
        </w:rPr>
        <w:t>及位置</w:t>
      </w:r>
      <w:bookmarkEnd w:id="19"/>
      <w:bookmarkEnd w:id="20"/>
    </w:p>
    <w:p>
      <w:pPr>
        <w:numPr>
          <w:ilvl w:val="0"/>
          <w:numId w:val="0"/>
        </w:numPr>
        <w:ind w:leftChars="200" w:right="0" w:right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2.1幕墙结构和构造检查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根据</w:t>
      </w:r>
      <w:r>
        <w:rPr>
          <w:rFonts w:hint="default" w:ascii="Times New Roman" w:hAnsi="Times New Roman" w:eastAsia="宋体" w:cs="Times New Roman"/>
          <w:color w:val="auto"/>
          <w:spacing w:val="2"/>
          <w:sz w:val="24"/>
          <w:szCs w:val="24"/>
        </w:rPr>
        <w:t>《</w:t>
      </w:r>
      <w:r>
        <w:rPr>
          <w:rFonts w:hint="default" w:ascii="Times New Roman" w:hAnsi="Times New Roman" w:cs="Times New Roman"/>
          <w:color w:val="auto"/>
          <w:spacing w:val="2"/>
          <w:sz w:val="24"/>
          <w:szCs w:val="24"/>
          <w:lang w:val="en-US" w:eastAsia="zh-CN"/>
        </w:rPr>
        <w:t>建筑幕墙可靠性鉴定技术规程</w:t>
      </w:r>
      <w:r>
        <w:rPr>
          <w:rFonts w:hint="default" w:ascii="Times New Roman" w:hAnsi="Times New Roman" w:eastAsia="宋体" w:cs="Times New Roman"/>
          <w:color w:val="auto"/>
          <w:spacing w:val="2"/>
          <w:sz w:val="24"/>
          <w:szCs w:val="24"/>
        </w:rPr>
        <w:t>》</w:t>
      </w:r>
      <w:r>
        <w:rPr>
          <w:rFonts w:hint="default" w:ascii="Times New Roman" w:hAnsi="Times New Roman" w:eastAsia="宋体" w:cs="Times New Roman"/>
          <w:color w:val="auto"/>
          <w:spacing w:val="2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spacing w:val="2"/>
          <w:sz w:val="24"/>
          <w:szCs w:val="24"/>
          <w:lang w:val="en-US" w:eastAsia="zh-CN"/>
        </w:rPr>
        <w:t>DBJ/T15-88-2022</w:t>
      </w:r>
      <w:r>
        <w:rPr>
          <w:rFonts w:hint="default" w:ascii="Times New Roman" w:hAnsi="Times New Roman" w:eastAsia="宋体" w:cs="Times New Roman"/>
          <w:color w:val="auto"/>
          <w:spacing w:val="2"/>
          <w:sz w:val="24"/>
          <w:szCs w:val="24"/>
          <w:lang w:val="en-US" w:eastAsia="zh-CN"/>
        </w:rPr>
        <w:t>)</w:t>
      </w:r>
      <w:r>
        <w:rPr>
          <w:rFonts w:hint="eastAsia" w:cs="Times New Roman"/>
          <w:color w:val="auto"/>
          <w:spacing w:val="2"/>
          <w:sz w:val="24"/>
          <w:szCs w:val="24"/>
          <w:lang w:val="en-US" w:eastAsia="zh-CN"/>
        </w:rPr>
        <w:t>要求，</w:t>
      </w:r>
      <w:r>
        <w:rPr>
          <w:rFonts w:hint="eastAsia"/>
          <w:color w:val="auto"/>
          <w:lang w:val="en-US" w:eastAsia="zh-CN"/>
        </w:rPr>
        <w:t>幕墙结构和构造检查，应按每个鉴定单元各类结构构件和构造节点总数的1%进行抽样，且均不少于5个构件或5处构造部位。开启窗应按每个鉴定单元各形式开启窗总数的5%进行抽样，且均不少于10个。</w:t>
      </w:r>
      <w:ins w:id="348" w:author="Administrator" w:date="2024-05-11T14:39:53Z">
        <w:r>
          <w:rPr>
            <w:rFonts w:hint="eastAsia"/>
            <w:lang w:val="en-US" w:eastAsia="zh-CN"/>
          </w:rPr>
          <w:t>结构胶手拉剥离试验、结构胶现场拉伸粘结强度试验数量应不少于每个鉴定单元3个</w:t>
        </w:r>
      </w:ins>
      <w:ins w:id="349" w:author="Administrator" w:date="2024-05-11T14:39:55Z">
        <w:r>
          <w:rPr>
            <w:rFonts w:hint="eastAsia"/>
            <w:lang w:val="en-US" w:eastAsia="zh-CN"/>
          </w:rPr>
          <w:t>，</w:t>
        </w:r>
      </w:ins>
      <w:r>
        <w:rPr>
          <w:rFonts w:hint="eastAsia"/>
          <w:color w:val="auto"/>
          <w:lang w:val="en-US" w:eastAsia="zh-CN"/>
        </w:rPr>
        <w:t>抽检数及各类子单元基本单位总数如下表所示。</w:t>
      </w:r>
    </w:p>
    <w:p>
      <w:pPr>
        <w:pStyle w:val="23"/>
        <w:jc w:val="center"/>
        <w:rPr>
          <w:del w:id="350" w:author="Administrator" w:date="2024-05-11T14:36:41Z"/>
          <w:rFonts w:hint="eastAsia" w:ascii="Times New Roman" w:hAnsi="Times New Roman" w:eastAsia="宋体" w:cs="宋体"/>
          <w:color w:val="auto"/>
          <w:sz w:val="24"/>
          <w:szCs w:val="22"/>
          <w:lang w:val="en-US" w:eastAsia="zh-CN" w:bidi="ar-SA"/>
        </w:rPr>
      </w:pPr>
    </w:p>
    <w:p>
      <w:pPr>
        <w:pStyle w:val="23"/>
        <w:jc w:val="center"/>
        <w:rPr>
          <w:del w:id="351" w:author="Administrator" w:date="2024-05-11T14:36:41Z"/>
          <w:rFonts w:hint="eastAsia" w:ascii="Times New Roman" w:hAnsi="Times New Roman" w:eastAsia="宋体" w:cs="宋体"/>
          <w:color w:val="auto"/>
          <w:sz w:val="24"/>
          <w:szCs w:val="22"/>
          <w:lang w:val="en-US" w:eastAsia="zh-CN" w:bidi="ar-SA"/>
        </w:rPr>
      </w:pPr>
    </w:p>
    <w:p>
      <w:pPr>
        <w:pStyle w:val="23"/>
        <w:jc w:val="center"/>
        <w:rPr>
          <w:del w:id="352" w:author="Administrator" w:date="2024-05-11T14:36:41Z"/>
          <w:rFonts w:hint="eastAsia" w:ascii="Times New Roman" w:hAnsi="Times New Roman" w:eastAsia="宋体" w:cs="宋体"/>
          <w:color w:val="auto"/>
          <w:sz w:val="24"/>
          <w:szCs w:val="22"/>
          <w:lang w:val="en-US" w:eastAsia="zh-CN" w:bidi="ar-SA"/>
        </w:rPr>
      </w:pPr>
    </w:p>
    <w:p>
      <w:pPr>
        <w:pStyle w:val="23"/>
        <w:jc w:val="center"/>
        <w:rPr>
          <w:rFonts w:hint="default"/>
          <w:color w:val="auto"/>
          <w:lang w:val="en-US" w:eastAsia="zh-CN"/>
        </w:rPr>
      </w:pPr>
      <w:r>
        <w:rPr>
          <w:rFonts w:hint="eastAsia" w:ascii="Times New Roman" w:hAnsi="Times New Roman" w:eastAsia="宋体" w:cs="宋体"/>
          <w:color w:val="auto"/>
          <w:sz w:val="24"/>
          <w:szCs w:val="22"/>
          <w:lang w:val="en-US" w:eastAsia="zh-CN" w:bidi="ar-SA"/>
        </w:rPr>
        <w:t>表2-1构件抽检数量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41"/>
        <w:gridCol w:w="1307"/>
        <w:gridCol w:w="933"/>
        <w:gridCol w:w="5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firstLine="0" w:firstLineChars="0"/>
              <w:jc w:val="center"/>
              <w:textAlignment w:val="auto"/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构件名称</w:t>
            </w:r>
          </w:p>
        </w:tc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firstLine="0" w:firstLineChars="0"/>
              <w:jc w:val="center"/>
              <w:textAlignment w:val="auto"/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抽检数量</w:t>
            </w:r>
          </w:p>
        </w:tc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firstLine="0" w:firstLineChars="0"/>
              <w:jc w:val="center"/>
              <w:textAlignment w:val="auto"/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总数</w:t>
            </w:r>
          </w:p>
        </w:tc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firstLine="0" w:firstLineChars="0"/>
              <w:jc w:val="center"/>
              <w:textAlignment w:val="auto"/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抽样比例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面板</w:t>
            </w:r>
          </w:p>
        </w:tc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19</w:t>
            </w:r>
          </w:p>
        </w:tc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1867</w:t>
            </w:r>
          </w:p>
        </w:tc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firstLine="0" w:firstLineChars="0"/>
              <w:jc w:val="center"/>
              <w:textAlignment w:val="auto"/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不少于1%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，且均不少于5个构件或5处构造部位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横梁</w:t>
            </w:r>
          </w:p>
        </w:tc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del w:id="353" w:author="Administrator" w:date="2024-05-11T14:40:27Z">
              <w:r>
                <w:rPr>
                  <w:rFonts w:hint="default"/>
                  <w:sz w:val="24"/>
                  <w:szCs w:val="24"/>
                  <w:vertAlign w:val="baseline"/>
                  <w:lang w:val="en-US" w:eastAsia="zh-CN"/>
                </w:rPr>
                <w:delText>5</w:delText>
              </w:r>
            </w:del>
            <w:ins w:id="354" w:author="Administrator" w:date="2024-05-11T14:40:27Z">
              <w:r>
                <w:rPr>
                  <w:rFonts w:hint="eastAsia"/>
                  <w:sz w:val="24"/>
                  <w:szCs w:val="24"/>
                  <w:vertAlign w:val="baseline"/>
                  <w:lang w:val="en-US" w:eastAsia="zh-CN"/>
                </w:rPr>
                <w:t>22</w:t>
              </w:r>
            </w:ins>
          </w:p>
        </w:tc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2153</w:t>
            </w:r>
          </w:p>
        </w:tc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left="0" w:leftChars="0" w:right="0" w:rightChars="0" w:firstLine="0" w:firstLineChars="0"/>
              <w:jc w:val="center"/>
              <w:textAlignment w:val="auto"/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不少于1%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，且均不少于5个构件或5处构造部位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立柱</w:t>
            </w:r>
          </w:p>
        </w:tc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del w:id="355" w:author="Administrator" w:date="2024-05-11T14:57:36Z">
              <w:r>
                <w:rPr>
                  <w:rFonts w:hint="default"/>
                  <w:sz w:val="24"/>
                  <w:szCs w:val="24"/>
                  <w:vertAlign w:val="baseline"/>
                  <w:lang w:val="en-US" w:eastAsia="zh-CN"/>
                </w:rPr>
                <w:delText>5</w:delText>
              </w:r>
            </w:del>
            <w:ins w:id="356" w:author="Administrator" w:date="2024-05-11T14:57:36Z">
              <w:r>
                <w:rPr>
                  <w:rFonts w:hint="eastAsia"/>
                  <w:sz w:val="24"/>
                  <w:szCs w:val="24"/>
                  <w:vertAlign w:val="baseline"/>
                  <w:lang w:val="en-US" w:eastAsia="zh-CN"/>
                </w:rPr>
                <w:t>22</w:t>
              </w:r>
            </w:ins>
          </w:p>
        </w:tc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1861</w:t>
            </w:r>
          </w:p>
        </w:tc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left="0" w:leftChars="0" w:right="0" w:rightChars="0" w:firstLine="0" w:firstLineChars="0"/>
              <w:jc w:val="center"/>
              <w:textAlignment w:val="auto"/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不少于1%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，且均不少于5个构件或5处构造部位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横梁、立柱连接节点</w:t>
            </w:r>
          </w:p>
        </w:tc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del w:id="357" w:author="Administrator" w:date="2024-05-11T14:40:37Z">
              <w:r>
                <w:rPr>
                  <w:rFonts w:hint="default"/>
                  <w:sz w:val="24"/>
                  <w:szCs w:val="24"/>
                  <w:vertAlign w:val="baseline"/>
                  <w:lang w:val="en-US" w:eastAsia="zh-CN"/>
                </w:rPr>
                <w:delText>5</w:delText>
              </w:r>
            </w:del>
            <w:ins w:id="358" w:author="Administrator" w:date="2024-05-11T14:40:37Z">
              <w:r>
                <w:rPr>
                  <w:rFonts w:hint="eastAsia"/>
                  <w:sz w:val="24"/>
                  <w:szCs w:val="24"/>
                  <w:vertAlign w:val="baseline"/>
                  <w:lang w:val="en-US" w:eastAsia="zh-CN"/>
                </w:rPr>
                <w:t>23</w:t>
              </w:r>
            </w:ins>
          </w:p>
        </w:tc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2220</w:t>
            </w:r>
          </w:p>
        </w:tc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left="0" w:leftChars="0" w:right="0" w:rightChars="0" w:firstLine="0" w:firstLineChars="0"/>
              <w:jc w:val="center"/>
              <w:textAlignment w:val="auto"/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不少于1%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，且均不少于5个构件或5处构造部位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与主体连接节点</w:t>
            </w:r>
          </w:p>
        </w:tc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del w:id="359" w:author="Administrator" w:date="2024-05-11T14:41:13Z">
              <w:r>
                <w:rPr>
                  <w:rFonts w:hint="default"/>
                  <w:sz w:val="24"/>
                  <w:szCs w:val="24"/>
                  <w:vertAlign w:val="baseline"/>
                  <w:lang w:val="en-US" w:eastAsia="zh-CN"/>
                </w:rPr>
                <w:delText>5</w:delText>
              </w:r>
            </w:del>
            <w:ins w:id="360" w:author="Administrator" w:date="2024-05-11T14:41:13Z">
              <w:r>
                <w:rPr>
                  <w:rFonts w:hint="eastAsia"/>
                  <w:sz w:val="24"/>
                  <w:szCs w:val="24"/>
                  <w:vertAlign w:val="baseline"/>
                  <w:lang w:val="en-US" w:eastAsia="zh-CN"/>
                </w:rPr>
                <w:t>13</w:t>
              </w:r>
            </w:ins>
          </w:p>
        </w:tc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1244</w:t>
            </w:r>
          </w:p>
        </w:tc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left="0" w:leftChars="0" w:right="0" w:rightChars="0" w:firstLine="0" w:firstLineChars="0"/>
              <w:jc w:val="center"/>
              <w:textAlignment w:val="auto"/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不少于1%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，且均不少于5个构件或5处构造部位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硅酮结构胶手拉试验</w:t>
            </w:r>
          </w:p>
        </w:tc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3</w:t>
            </w:r>
          </w:p>
        </w:tc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firstLine="0" w:firstLineChars="0"/>
              <w:jc w:val="center"/>
              <w:textAlignment w:val="auto"/>
              <w:rPr>
                <w:rFonts w:hint="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szCs w:val="24"/>
                <w:vertAlign w:val="baseline"/>
                <w:lang w:val="en-US" w:eastAsia="zh-CN"/>
              </w:rPr>
              <w:t>3</w:t>
            </w:r>
          </w:p>
        </w:tc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firstLine="0" w:firstLineChars="0"/>
              <w:jc w:val="center"/>
              <w:textAlignment w:val="auto"/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不少于3个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硅酮结构胶现场拉伸粘结强度试验</w:t>
            </w:r>
          </w:p>
        </w:tc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3</w:t>
            </w:r>
          </w:p>
        </w:tc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firstLine="0" w:firstLineChars="0"/>
              <w:jc w:val="center"/>
              <w:textAlignment w:val="auto"/>
              <w:rPr>
                <w:rFonts w:hint="eastAsia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szCs w:val="24"/>
                <w:vertAlign w:val="baseline"/>
                <w:lang w:val="en-US" w:eastAsia="zh-CN"/>
              </w:rPr>
              <w:t>3</w:t>
            </w:r>
          </w:p>
        </w:tc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left="0" w:leftChars="0" w:right="0" w:rightChars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不少于3个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开启窗</w:t>
            </w:r>
          </w:p>
        </w:tc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15</w:t>
            </w:r>
          </w:p>
        </w:tc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281</w:t>
            </w:r>
          </w:p>
        </w:tc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firstLine="0" w:firstLineChars="0"/>
              <w:jc w:val="center"/>
              <w:textAlignment w:val="auto"/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  <w:t>不少于5%，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且均不少于10个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360" w:lineRule="auto"/>
              <w:ind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备注</w:t>
            </w:r>
          </w:p>
        </w:tc>
        <w:tc>
          <w:tcPr>
            <w:tcW w:w="0" w:type="auto"/>
            <w:gridSpan w:val="3"/>
            <w:noWrap w:val="0"/>
            <w:vAlign w:val="center"/>
          </w:tcPr>
          <w:p>
            <w:pPr>
              <w:pStyle w:val="23"/>
              <w:keepNext w:val="0"/>
              <w:keepLines w:val="0"/>
              <w:pageBreakBefore w:val="0"/>
              <w:widowControl w:val="0"/>
              <w:numPr>
                <w:ilvl w:val="-1"/>
                <w:numId w:val="0"/>
              </w:numPr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70" w:beforeAutospacing="0" w:afterAutospacing="0" w:line="240" w:lineRule="auto"/>
              <w:ind w:firstLine="480" w:firstLineChars="200"/>
              <w:jc w:val="left"/>
              <w:textAlignment w:val="auto"/>
              <w:rPr>
                <w:rFonts w:hint="eastAsia" w:ascii="宋体" w:hAnsi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抽样比例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根据</w:t>
            </w:r>
            <w:r>
              <w:rPr>
                <w:rFonts w:hint="eastAsia" w:ascii="宋体" w:hAnsi="宋体" w:eastAsia="宋体" w:cs="宋体"/>
                <w:spacing w:val="2"/>
                <w:sz w:val="24"/>
                <w:szCs w:val="24"/>
              </w:rPr>
              <w:t>《</w:t>
            </w:r>
            <w:r>
              <w:rPr>
                <w:rFonts w:hint="eastAsia" w:ascii="宋体" w:hAnsi="宋体" w:cs="宋体"/>
                <w:spacing w:val="2"/>
                <w:sz w:val="24"/>
                <w:szCs w:val="24"/>
                <w:lang w:val="en-US" w:eastAsia="zh-CN"/>
              </w:rPr>
              <w:t>建筑幕墙可靠性鉴定技术规程</w:t>
            </w:r>
            <w:r>
              <w:rPr>
                <w:rFonts w:hint="eastAsia" w:ascii="宋体" w:hAnsi="宋体" w:eastAsia="宋体" w:cs="宋体"/>
                <w:spacing w:val="2"/>
                <w:sz w:val="24"/>
                <w:szCs w:val="24"/>
              </w:rPr>
              <w:t>》</w:t>
            </w:r>
            <w:r>
              <w:rPr>
                <w:rFonts w:hint="eastAsia" w:ascii="宋体" w:hAnsi="宋体" w:eastAsia="宋体" w:cs="宋体"/>
                <w:spacing w:val="2"/>
                <w:sz w:val="24"/>
                <w:szCs w:val="24"/>
                <w:lang w:val="en-US" w:eastAsia="zh-CN"/>
              </w:rPr>
              <w:t>(</w:t>
            </w:r>
            <w:r>
              <w:rPr>
                <w:rFonts w:hint="eastAsia" w:ascii="宋体" w:hAnsi="宋体" w:cs="宋体"/>
                <w:spacing w:val="2"/>
                <w:sz w:val="24"/>
                <w:szCs w:val="24"/>
                <w:lang w:val="en-US" w:eastAsia="zh-CN"/>
              </w:rPr>
              <w:t>DBJ/T</w:t>
            </w:r>
            <w:r>
              <w:rPr>
                <w:rFonts w:hint="eastAsia" w:cs="宋体"/>
                <w:spacing w:val="2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 w:ascii="宋体" w:hAnsi="宋体" w:cs="宋体"/>
                <w:spacing w:val="2"/>
                <w:sz w:val="24"/>
                <w:szCs w:val="24"/>
                <w:lang w:val="en-US" w:eastAsia="zh-CN"/>
              </w:rPr>
              <w:t>15-88-2022</w:t>
            </w:r>
            <w:r>
              <w:rPr>
                <w:rFonts w:hint="eastAsia" w:ascii="宋体" w:hAnsi="宋体" w:eastAsia="宋体" w:cs="宋体"/>
                <w:spacing w:val="2"/>
                <w:sz w:val="24"/>
                <w:szCs w:val="24"/>
                <w:lang w:val="en-US" w:eastAsia="zh-CN"/>
              </w:rPr>
              <w:t>)</w:t>
            </w:r>
            <w:r>
              <w:rPr>
                <w:rFonts w:hint="eastAsia" w:ascii="宋体" w:hAnsi="宋体" w:cs="宋体"/>
                <w:spacing w:val="2"/>
                <w:sz w:val="24"/>
                <w:szCs w:val="24"/>
                <w:lang w:val="en-US" w:eastAsia="zh-CN"/>
              </w:rPr>
              <w:t>第3.4.1、3.4.3条</w:t>
            </w:r>
            <w:r>
              <w:rPr>
                <w:rFonts w:hint="eastAsia" w:cs="宋体"/>
                <w:spacing w:val="2"/>
                <w:sz w:val="24"/>
                <w:szCs w:val="24"/>
                <w:lang w:val="en-US" w:eastAsia="zh-CN"/>
              </w:rPr>
              <w:t>要求。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0" w:firstLineChars="0"/>
        <w:jc w:val="center"/>
        <w:textAlignment w:val="auto"/>
        <w:rPr>
          <w:rFonts w:hint="default"/>
          <w:color w:val="auto"/>
          <w:u w:val="single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pacing w:line="360" w:lineRule="auto"/>
        <w:outlineLvl w:val="0"/>
        <w:rPr>
          <w:rFonts w:ascii="Arial" w:hAnsi="Arial" w:eastAsia="宋体"/>
          <w:b/>
          <w:color w:val="auto"/>
        </w:rPr>
      </w:pPr>
      <w:bookmarkStart w:id="21" w:name="_Toc32052"/>
      <w:r>
        <w:rPr>
          <w:rFonts w:hint="eastAsia"/>
          <w:b/>
          <w:color w:val="auto"/>
          <w:lang w:val="en-US" w:eastAsia="zh-CN"/>
        </w:rPr>
        <w:t>三</w:t>
      </w:r>
      <w:r>
        <w:rPr>
          <w:rFonts w:ascii="Arial" w:hAnsi="Arial" w:eastAsia="宋体"/>
          <w:b/>
          <w:color w:val="auto"/>
        </w:rPr>
        <w:t>、检测内容</w:t>
      </w:r>
      <w:bookmarkEnd w:id="21"/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ind w:firstLine="240" w:firstLineChars="100"/>
        <w:outlineLvl w:val="1"/>
      </w:pPr>
      <w:bookmarkStart w:id="22" w:name="_Toc13021"/>
      <w:bookmarkStart w:id="23" w:name="_Toc11289"/>
      <w:r>
        <w:rPr>
          <w:rFonts w:hint="eastAsia"/>
          <w:lang w:val="en-US" w:eastAsia="zh-CN"/>
        </w:rPr>
        <w:t>3.</w:t>
      </w:r>
      <w:r>
        <w:t>1幕墙</w:t>
      </w:r>
      <w:r>
        <w:rPr>
          <w:rFonts w:hint="eastAsia"/>
          <w:lang w:val="en-US" w:eastAsia="zh-CN"/>
        </w:rPr>
        <w:t>支承构件及连接</w:t>
      </w:r>
      <w:r>
        <w:t>检测</w:t>
      </w:r>
      <w:bookmarkEnd w:id="22"/>
      <w:bookmarkEnd w:id="2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>3.</w:t>
      </w:r>
      <w:r>
        <w:t>1.1</w:t>
      </w:r>
      <w:r>
        <w:rPr>
          <w:rFonts w:hint="eastAsia"/>
          <w:lang w:val="en-US" w:eastAsia="zh-CN"/>
        </w:rPr>
        <w:t>支承构件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rFonts w:hint="default"/>
        </w:rPr>
      </w:pPr>
      <w:r>
        <w:rPr>
          <w:rFonts w:hint="default"/>
          <w:lang w:eastAsia="zh-CN"/>
        </w:rPr>
        <w:t>（</w:t>
      </w:r>
      <w:r>
        <w:rPr>
          <w:rFonts w:hint="default"/>
          <w:lang w:val="en-US" w:eastAsia="zh-CN"/>
        </w:rPr>
        <w:t>1</w:t>
      </w:r>
      <w:r>
        <w:rPr>
          <w:rFonts w:hint="default"/>
          <w:lang w:eastAsia="zh-CN"/>
        </w:rPr>
        <w:t>）</w:t>
      </w:r>
      <w:r>
        <w:rPr>
          <w:rFonts w:hint="default"/>
        </w:rPr>
        <w:t>立柱、横梁外观质量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表面腐蚀</w:t>
      </w:r>
      <w:r>
        <w:rPr>
          <w:rFonts w:hint="default"/>
        </w:rPr>
        <w:t>检查；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（</w:t>
      </w:r>
      <w:r>
        <w:rPr>
          <w:rFonts w:hint="default"/>
          <w:lang w:val="en-US" w:eastAsia="zh-CN"/>
        </w:rPr>
        <w:t>2</w:t>
      </w:r>
      <w:r>
        <w:rPr>
          <w:rFonts w:hint="default"/>
          <w:lang w:eastAsia="zh-CN"/>
        </w:rPr>
        <w:t>）</w:t>
      </w:r>
      <w:r>
        <w:t>立柱、横梁壁</w:t>
      </w:r>
      <w:r>
        <w:rPr>
          <w:rFonts w:hint="eastAsia"/>
          <w:lang w:val="en-US" w:eastAsia="zh-CN"/>
        </w:rPr>
        <w:t>厚，涂膜厚度检测；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3.1.2支承构件连接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  <w:ins w:id="362" w:author="Administrator" w:date="2024-05-11T14:42:10Z"/>
        </w:numPr>
        <w:kinsoku/>
        <w:wordWrap/>
        <w:overflowPunct/>
        <w:topLinePunct w:val="0"/>
        <w:bidi w:val="0"/>
        <w:rPr>
          <w:ins w:id="363" w:author="Administrator" w:date="2024-05-11T14:42:10Z"/>
          <w:rFonts w:hint="eastAsia"/>
          <w:lang w:val="en-US" w:eastAsia="zh-CN"/>
        </w:rPr>
        <w:pPrChange w:id="361" w:author="Administrator" w:date="2024-05-11T14:42:10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bidi w:val="0"/>
          </w:pPr>
        </w:pPrChange>
      </w:pPr>
      <w:del w:id="364" w:author="Administrator" w:date="2024-05-11T14:42:10Z">
        <w:r>
          <w:rPr>
            <w:rFonts w:hint="eastAsia"/>
            <w:lang w:val="en-US" w:eastAsia="zh-CN"/>
          </w:rPr>
          <w:delText>（1）</w:delText>
        </w:r>
      </w:del>
      <w:r>
        <w:rPr>
          <w:rFonts w:hint="eastAsia"/>
          <w:lang w:val="en-US" w:eastAsia="zh-CN"/>
        </w:rPr>
        <w:t>横梁与立柱连接节点检查；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rFonts w:hint="eastAsia"/>
          <w:lang w:val="en-US" w:eastAsia="zh-CN"/>
        </w:rPr>
      </w:pPr>
      <w:ins w:id="365" w:author="Administrator" w:date="2024-05-11T14:42:11Z">
        <w:r>
          <w:rPr>
            <w:rFonts w:hint="eastAsia"/>
            <w:lang w:val="en-US" w:eastAsia="zh-CN"/>
          </w:rPr>
          <w:t>（2）立柱伸缩缝节点检查；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</w:t>
      </w:r>
      <w:del w:id="366" w:author="Administrator" w:date="2024-05-11T14:42:15Z">
        <w:r>
          <w:rPr>
            <w:rFonts w:hint="default"/>
            <w:lang w:val="en-US" w:eastAsia="zh-CN"/>
          </w:rPr>
          <w:delText>2</w:delText>
        </w:r>
      </w:del>
      <w:ins w:id="367" w:author="Administrator" w:date="2024-05-11T14:42:15Z">
        <w:r>
          <w:rPr>
            <w:rFonts w:hint="eastAsia"/>
            <w:lang w:val="en-US" w:eastAsia="zh-CN"/>
          </w:rPr>
          <w:t>3</w:t>
        </w:r>
      </w:ins>
      <w:r>
        <w:rPr>
          <w:rFonts w:hint="eastAsia"/>
          <w:lang w:val="en-US" w:eastAsia="zh-CN"/>
        </w:rPr>
        <w:t>）与主体结构连接节点检查；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ind w:firstLine="240" w:firstLineChars="100"/>
        <w:outlineLvl w:val="1"/>
        <w:rPr>
          <w:rFonts w:hint="eastAsia"/>
          <w:lang w:val="en-US" w:eastAsia="zh-CN"/>
        </w:rPr>
      </w:pPr>
      <w:bookmarkStart w:id="24" w:name="_Toc11162"/>
      <w:bookmarkStart w:id="25" w:name="_Toc21912"/>
      <w:r>
        <w:rPr>
          <w:rFonts w:hint="eastAsia"/>
          <w:lang w:val="en-US" w:eastAsia="zh-CN"/>
        </w:rPr>
        <w:t>3.2面板构件及连接</w:t>
      </w:r>
      <w:bookmarkEnd w:id="24"/>
      <w:bookmarkEnd w:id="2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3.2.1面板构件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rFonts w:hint="default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default"/>
          <w:lang w:eastAsia="zh-CN"/>
        </w:rPr>
        <w:t>玻璃面板</w:t>
      </w:r>
      <w:r>
        <w:rPr>
          <w:rFonts w:hint="eastAsia"/>
          <w:lang w:val="en-US" w:eastAsia="zh-CN"/>
        </w:rPr>
        <w:t>品种、厚度、边长</w:t>
      </w:r>
      <w:r>
        <w:rPr>
          <w:rFonts w:hint="default"/>
          <w:lang w:eastAsia="zh-CN"/>
        </w:rPr>
        <w:t>检查；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rFonts w:hint="default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  <w:lang w:eastAsia="zh-CN"/>
        </w:rPr>
        <w:t>玻璃</w:t>
      </w:r>
      <w:r>
        <w:rPr>
          <w:rFonts w:hint="eastAsia"/>
          <w:lang w:val="en-US" w:eastAsia="zh-CN"/>
        </w:rPr>
        <w:t>面板外观质量、</w:t>
      </w:r>
      <w:ins w:id="368" w:author="Administrator" w:date="2024-05-11T14:42:37Z">
        <w:r>
          <w:rPr>
            <w:rFonts w:hint="eastAsia"/>
            <w:lang w:val="en-US" w:eastAsia="zh-CN"/>
          </w:rPr>
          <w:t>应力、</w:t>
        </w:r>
      </w:ins>
      <w:r>
        <w:rPr>
          <w:rFonts w:hint="eastAsia"/>
          <w:lang w:val="en-US" w:eastAsia="zh-CN"/>
        </w:rPr>
        <w:t>边缘处理情况</w:t>
      </w:r>
      <w:r>
        <w:rPr>
          <w:rFonts w:hint="default"/>
          <w:lang w:eastAsia="zh-CN"/>
        </w:rPr>
        <w:t>检测；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3.2.2面板连接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ins w:id="369" w:author="Administrator" w:date="2024-05-11T14:43:17Z"/>
          <w:rFonts w:hint="eastAsia"/>
          <w:lang w:val="en-US" w:eastAsia="zh-CN"/>
        </w:rPr>
      </w:pPr>
      <w:ins w:id="370" w:author="Administrator" w:date="2024-05-11T14:43:17Z">
        <w:r>
          <w:rPr>
            <w:rFonts w:hint="eastAsia"/>
            <w:lang w:val="en-US" w:eastAsia="zh-CN"/>
          </w:rPr>
          <w:t>（1）玻璃面板连接检查；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ins w:id="371" w:author="Administrator" w:date="2024-05-11T14:43:17Z"/>
          <w:rFonts w:hint="eastAsia"/>
          <w:lang w:val="en-US" w:eastAsia="zh-CN"/>
        </w:rPr>
      </w:pPr>
      <w:ins w:id="372" w:author="Administrator" w:date="2024-05-11T14:43:17Z">
        <w:r>
          <w:rPr>
            <w:rFonts w:hint="eastAsia"/>
            <w:lang w:val="en-US" w:eastAsia="zh-CN"/>
          </w:rPr>
          <w:t>（2）硅酮结构胶及密封材料外观质量检查；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ins w:id="373" w:author="Administrator" w:date="2024-05-11T14:43:17Z"/>
          <w:rFonts w:hint="eastAsia"/>
          <w:lang w:val="en-US" w:eastAsia="zh-CN"/>
        </w:rPr>
      </w:pPr>
      <w:ins w:id="374" w:author="Administrator" w:date="2024-05-11T14:43:17Z">
        <w:r>
          <w:rPr>
            <w:rFonts w:hint="eastAsia"/>
            <w:lang w:val="en-US" w:eastAsia="zh-CN"/>
          </w:rPr>
          <w:t>（3）硅酮结构胶及密封材料宽度、厚度检测；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ins w:id="375" w:author="Administrator" w:date="2024-05-11T14:43:17Z"/>
          <w:rFonts w:hint="eastAsia"/>
          <w:lang w:val="en-US" w:eastAsia="zh-CN"/>
        </w:rPr>
      </w:pPr>
      <w:ins w:id="376" w:author="Administrator" w:date="2024-05-11T14:43:17Z">
        <w:r>
          <w:rPr>
            <w:rFonts w:hint="eastAsia"/>
            <w:lang w:val="en-US" w:eastAsia="zh-CN"/>
          </w:rPr>
          <w:t>（4）硅酮结构胶手拉剥离试验；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ins w:id="377" w:author="Administrator" w:date="2024-05-11T14:43:17Z"/>
          <w:rFonts w:hint="default"/>
          <w:lang w:val="en-US" w:eastAsia="zh-CN"/>
        </w:rPr>
      </w:pPr>
      <w:ins w:id="378" w:author="Administrator" w:date="2024-05-11T14:43:17Z">
        <w:r>
          <w:rPr>
            <w:rFonts w:hint="eastAsia"/>
            <w:lang w:val="en-US" w:eastAsia="zh-CN"/>
          </w:rPr>
          <w:t>（5）硅酮结构胶现场拉伸粘结强度试验；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del w:id="379" w:author="Administrator" w:date="2024-05-11T14:43:17Z"/>
          <w:rFonts w:hint="eastAsia"/>
          <w:lang w:val="en-US" w:eastAsia="zh-CN"/>
        </w:rPr>
      </w:pPr>
      <w:del w:id="380" w:author="Administrator" w:date="2024-05-11T14:43:17Z">
        <w:r>
          <w:rPr>
            <w:rFonts w:hint="eastAsia"/>
            <w:lang w:val="en-US" w:eastAsia="zh-CN"/>
          </w:rPr>
          <w:delText>（1）玻璃面板连接检查；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del w:id="381" w:author="Administrator" w:date="2024-05-11T14:43:17Z"/>
          <w:rFonts w:hint="eastAsia"/>
          <w:lang w:val="en-US" w:eastAsia="zh-CN"/>
        </w:rPr>
      </w:pPr>
      <w:del w:id="382" w:author="Administrator" w:date="2024-05-11T14:43:17Z">
        <w:r>
          <w:rPr>
            <w:rFonts w:hint="eastAsia"/>
            <w:lang w:val="en-US" w:eastAsia="zh-CN"/>
          </w:rPr>
          <w:delText>（2）密封材料外观质量检查；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del w:id="383" w:author="Administrator" w:date="2024-05-11T14:43:17Z"/>
          <w:rFonts w:hint="default"/>
          <w:lang w:val="en-US" w:eastAsia="zh-CN"/>
        </w:rPr>
      </w:pPr>
      <w:del w:id="384" w:author="Administrator" w:date="2024-05-11T14:43:17Z">
        <w:r>
          <w:rPr>
            <w:rFonts w:hint="eastAsia"/>
            <w:lang w:val="en-US" w:eastAsia="zh-CN"/>
          </w:rPr>
          <w:delText>（3）密封材料手拉剥离试验；</w:delText>
        </w:r>
      </w:del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ind w:firstLine="240" w:firstLineChars="100"/>
        <w:outlineLvl w:val="1"/>
        <w:rPr>
          <w:ins w:id="385" w:author="Administrator" w:date="2024-05-11T14:43:26Z"/>
          <w:rFonts w:hint="default"/>
          <w:lang w:val="en-US" w:eastAsia="zh-CN"/>
        </w:rPr>
      </w:pPr>
      <w:ins w:id="386" w:author="Administrator" w:date="2024-05-11T14:43:26Z">
        <w:bookmarkStart w:id="26" w:name="_Toc10601"/>
        <w:bookmarkStart w:id="27" w:name="_Toc2239"/>
        <w:bookmarkStart w:id="28" w:name="_Toc31511"/>
        <w:bookmarkStart w:id="58" w:name="_GoBack"/>
        <w:bookmarkEnd w:id="58"/>
        <w:r>
          <w:rPr>
            <w:rFonts w:hint="eastAsia"/>
            <w:lang w:val="en-US" w:eastAsia="zh-CN"/>
          </w:rPr>
          <w:t>3.3 室外构件及连接</w:t>
        </w:r>
        <w:bookmarkEnd w:id="26"/>
        <w:bookmarkEnd w:id="27"/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ins w:id="387" w:author="Administrator" w:date="2024-05-11T14:43:26Z"/>
          <w:rFonts w:hint="eastAsia"/>
          <w:lang w:eastAsia="zh-CN"/>
        </w:rPr>
      </w:pPr>
      <w:ins w:id="388" w:author="Administrator" w:date="2024-05-11T14:43:26Z">
        <w:r>
          <w:rPr>
            <w:rFonts w:hint="eastAsia"/>
            <w:lang w:eastAsia="zh-CN"/>
          </w:rPr>
          <w:t>（</w:t>
        </w:r>
      </w:ins>
      <w:ins w:id="389" w:author="Administrator" w:date="2024-05-11T14:43:26Z">
        <w:r>
          <w:rPr>
            <w:rFonts w:hint="eastAsia"/>
            <w:lang w:val="en-US" w:eastAsia="zh-CN"/>
          </w:rPr>
          <w:t>1</w:t>
        </w:r>
      </w:ins>
      <w:ins w:id="390" w:author="Administrator" w:date="2024-05-11T14:43:26Z">
        <w:r>
          <w:rPr>
            <w:rFonts w:hint="eastAsia"/>
            <w:lang w:eastAsia="zh-CN"/>
          </w:rPr>
          <w:t>）</w:t>
        </w:r>
      </w:ins>
      <w:ins w:id="391" w:author="Administrator" w:date="2024-05-11T14:43:26Z">
        <w:r>
          <w:rPr>
            <w:rFonts w:hint="eastAsia"/>
            <w:lang w:val="en-US" w:eastAsia="zh-CN"/>
          </w:rPr>
          <w:t>外遮阳及连接、装饰条及连接、灯光设施</w:t>
        </w:r>
      </w:ins>
      <w:ins w:id="392" w:author="Administrator" w:date="2024-05-11T14:43:26Z">
        <w:r>
          <w:rPr>
            <w:rFonts w:hint="eastAsia"/>
            <w:lang w:eastAsia="zh-CN"/>
          </w:rPr>
          <w:t>检查；</w:t>
        </w:r>
      </w:ins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ind w:firstLine="240" w:firstLineChars="100"/>
        <w:outlineLvl w:val="1"/>
      </w:pPr>
      <w:bookmarkStart w:id="29" w:name="_Toc10704"/>
      <w:r>
        <w:rPr>
          <w:rFonts w:hint="eastAsia"/>
          <w:lang w:val="en-US" w:eastAsia="zh-CN"/>
        </w:rPr>
        <w:t>3.</w:t>
      </w:r>
      <w:del w:id="393" w:author="Administrator" w:date="2024-05-11T14:43:30Z">
        <w:r>
          <w:rPr>
            <w:rFonts w:hint="default"/>
            <w:lang w:val="en-US" w:eastAsia="zh-CN"/>
          </w:rPr>
          <w:delText>3</w:delText>
        </w:r>
      </w:del>
      <w:ins w:id="394" w:author="Administrator" w:date="2024-05-11T14:43:30Z">
        <w:r>
          <w:rPr>
            <w:rFonts w:hint="eastAsia"/>
            <w:lang w:val="en-US" w:eastAsia="zh-CN"/>
          </w:rPr>
          <w:t>4</w:t>
        </w:r>
      </w:ins>
      <w:r>
        <w:rPr>
          <w:rFonts w:hint="eastAsia"/>
          <w:lang w:val="en-US" w:eastAsia="zh-CN"/>
        </w:rPr>
        <w:t>开启窗</w:t>
      </w:r>
      <w:bookmarkEnd w:id="28"/>
      <w:bookmarkEnd w:id="2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ins w:id="395" w:author="Administrator" w:date="2024-05-11T16:02:22Z"/>
          <w:rFonts w:hint="eastAsia"/>
          <w:lang w:val="en-US" w:eastAsia="zh-CN"/>
        </w:rPr>
      </w:pPr>
      <w:ins w:id="396" w:author="Administrator" w:date="2024-05-11T16:02:34Z">
        <w:r>
          <w:rPr>
            <w:rFonts w:hint="eastAsia"/>
            <w:lang w:val="en-US" w:eastAsia="zh-CN"/>
          </w:rPr>
          <w:t>（</w:t>
        </w:r>
      </w:ins>
      <w:ins w:id="397" w:author="Administrator" w:date="2024-05-11T16:02:36Z">
        <w:r>
          <w:rPr>
            <w:rFonts w:hint="eastAsia"/>
            <w:lang w:val="en-US" w:eastAsia="zh-CN"/>
          </w:rPr>
          <w:t>1</w:t>
        </w:r>
      </w:ins>
      <w:ins w:id="398" w:author="Administrator" w:date="2024-05-11T16:02:34Z">
        <w:r>
          <w:rPr>
            <w:rFonts w:hint="eastAsia"/>
            <w:lang w:val="en-US" w:eastAsia="zh-CN"/>
          </w:rPr>
          <w:t>）</w:t>
        </w:r>
      </w:ins>
      <w:ins w:id="399" w:author="Administrator" w:date="2024-05-11T16:01:47Z">
        <w:r>
          <w:rPr>
            <w:rFonts w:hint="eastAsia"/>
            <w:lang w:val="en-US" w:eastAsia="zh-CN"/>
          </w:rPr>
          <w:t>开启窗外形是否平正</w:t>
        </w:r>
      </w:ins>
      <w:ins w:id="400" w:author="Administrator" w:date="2024-05-11T16:02:03Z">
        <w:r>
          <w:rPr>
            <w:rFonts w:hint="eastAsia"/>
            <w:lang w:val="en-US" w:eastAsia="zh-CN"/>
          </w:rPr>
          <w:t>，</w:t>
        </w:r>
      </w:ins>
      <w:ins w:id="401" w:author="Administrator" w:date="2024-05-11T16:01:47Z">
        <w:r>
          <w:rPr>
            <w:rFonts w:hint="eastAsia"/>
            <w:lang w:val="en-US" w:eastAsia="zh-CN"/>
          </w:rPr>
          <w:t>有无下坠变形</w:t>
        </w:r>
      </w:ins>
      <w:ins w:id="402" w:author="Administrator" w:date="2024-05-11T16:02:25Z">
        <w:r>
          <w:rPr>
            <w:rFonts w:hint="eastAsia"/>
            <w:lang w:val="en-US" w:eastAsia="zh-CN"/>
          </w:rPr>
          <w:t>，</w:t>
        </w:r>
      </w:ins>
      <w:ins w:id="403" w:author="Administrator" w:date="2024-05-11T16:01:47Z">
        <w:r>
          <w:rPr>
            <w:rFonts w:hint="eastAsia"/>
            <w:lang w:val="en-US" w:eastAsia="zh-CN"/>
          </w:rPr>
          <w:t>启闭是否顺畅</w:t>
        </w:r>
      </w:ins>
      <w:ins w:id="404" w:author="Administrator" w:date="2024-05-11T16:02:23Z">
        <w:r>
          <w:rPr>
            <w:rFonts w:hint="eastAsia"/>
            <w:lang w:val="en-US" w:eastAsia="zh-CN"/>
          </w:rPr>
          <w:t>；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ins w:id="405" w:author="Administrator" w:date="2024-05-11T16:01:54Z"/>
          <w:rFonts w:hint="eastAsia"/>
          <w:lang w:val="en-US" w:eastAsia="zh-CN"/>
        </w:rPr>
      </w:pPr>
      <w:ins w:id="406" w:author="Administrator" w:date="2024-05-11T16:02:37Z">
        <w:r>
          <w:rPr>
            <w:rFonts w:hint="eastAsia"/>
            <w:lang w:val="en-US" w:eastAsia="zh-CN"/>
          </w:rPr>
          <w:t>（2）</w:t>
        </w:r>
      </w:ins>
      <w:ins w:id="407" w:author="Administrator" w:date="2024-05-11T16:01:47Z">
        <w:r>
          <w:rPr>
            <w:rFonts w:hint="eastAsia"/>
            <w:lang w:val="en-US" w:eastAsia="zh-CN"/>
          </w:rPr>
          <w:t>开启窗开窗器、密封件、五金配件是否完好</w:t>
        </w:r>
      </w:ins>
      <w:ins w:id="408" w:author="Administrator" w:date="2024-05-11T16:02:28Z">
        <w:r>
          <w:rPr>
            <w:rFonts w:hint="eastAsia"/>
            <w:lang w:val="en-US" w:eastAsia="zh-CN"/>
          </w:rPr>
          <w:t>；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ins w:id="409" w:author="Administrator" w:date="2024-05-11T16:01:48Z"/>
          <w:rFonts w:hint="eastAsia"/>
          <w:lang w:val="en-US" w:eastAsia="zh-CN"/>
        </w:rPr>
      </w:pPr>
      <w:ins w:id="410" w:author="Administrator" w:date="2024-05-11T16:02:39Z">
        <w:r>
          <w:rPr>
            <w:rFonts w:hint="eastAsia"/>
            <w:lang w:val="en-US" w:eastAsia="zh-CN"/>
          </w:rPr>
          <w:t>（3）</w:t>
        </w:r>
      </w:ins>
      <w:ins w:id="411" w:author="Administrator" w:date="2024-05-11T16:01:47Z">
        <w:r>
          <w:rPr>
            <w:rFonts w:hint="eastAsia"/>
            <w:lang w:val="en-US" w:eastAsia="zh-CN"/>
          </w:rPr>
          <w:t>开启窗的密封情况是否良好</w:t>
        </w:r>
      </w:ins>
      <w:ins w:id="412" w:author="Administrator" w:date="2024-05-11T16:01:57Z">
        <w:r>
          <w:rPr>
            <w:rFonts w:hint="eastAsia"/>
            <w:lang w:val="en-US" w:eastAsia="zh-CN"/>
          </w:rPr>
          <w:t>，</w:t>
        </w:r>
      </w:ins>
      <w:ins w:id="413" w:author="Administrator" w:date="2024-05-11T16:01:47Z">
        <w:r>
          <w:rPr>
            <w:rFonts w:hint="eastAsia"/>
            <w:lang w:val="en-US" w:eastAsia="zh-CN"/>
          </w:rPr>
          <w:t>使用功能是否正常</w:t>
        </w:r>
      </w:ins>
      <w:ins w:id="414" w:author="Administrator" w:date="2024-05-11T16:02:32Z">
        <w:r>
          <w:rPr>
            <w:rFonts w:hint="eastAsia"/>
            <w:lang w:val="en-US" w:eastAsia="zh-CN"/>
          </w:rPr>
          <w:t>；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del w:id="415" w:author="Administrator" w:date="2024-05-11T14:43:50Z"/>
          <w:rFonts w:hint="eastAsia"/>
          <w:lang w:val="en-US" w:eastAsia="zh-CN"/>
        </w:rPr>
      </w:pPr>
      <w:del w:id="416" w:author="Administrator" w:date="2024-05-11T14:43:50Z">
        <w:r>
          <w:rPr>
            <w:rFonts w:hint="eastAsia"/>
            <w:lang w:val="en-US" w:eastAsia="zh-CN"/>
          </w:rPr>
          <w:delText>3.3.1框构件连接，锁固及其他五金配件检查；</w:delText>
        </w:r>
      </w:del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ind w:firstLine="240" w:firstLineChars="100"/>
        <w:outlineLvl w:val="1"/>
        <w:rPr>
          <w:rFonts w:hint="default"/>
          <w:lang w:val="en-US"/>
        </w:rPr>
      </w:pPr>
      <w:bookmarkStart w:id="30" w:name="_Toc23340"/>
      <w:bookmarkStart w:id="31" w:name="_Toc31421"/>
      <w:r>
        <w:rPr>
          <w:rFonts w:hint="eastAsia"/>
          <w:lang w:val="en-US" w:eastAsia="zh-CN"/>
        </w:rPr>
        <w:t>3.</w:t>
      </w:r>
      <w:del w:id="417" w:author="Administrator" w:date="2024-05-11T14:44:01Z">
        <w:r>
          <w:rPr>
            <w:rFonts w:hint="default"/>
            <w:lang w:val="en-US" w:eastAsia="zh-CN"/>
          </w:rPr>
          <w:delText>4</w:delText>
        </w:r>
      </w:del>
      <w:ins w:id="418" w:author="Administrator" w:date="2024-05-11T14:44:01Z">
        <w:r>
          <w:rPr>
            <w:rFonts w:hint="eastAsia"/>
            <w:lang w:val="en-US" w:eastAsia="zh-CN"/>
          </w:rPr>
          <w:t>5</w:t>
        </w:r>
      </w:ins>
      <w:r>
        <w:rPr>
          <w:rFonts w:hint="eastAsia"/>
          <w:lang w:val="en-US" w:eastAsia="zh-CN"/>
        </w:rPr>
        <w:t>防</w:t>
      </w:r>
      <w:bookmarkEnd w:id="30"/>
      <w:r>
        <w:rPr>
          <w:rFonts w:hint="eastAsia"/>
          <w:lang w:val="en-US" w:eastAsia="zh-CN"/>
        </w:rPr>
        <w:t>雨水渗漏</w:t>
      </w:r>
      <w:bookmarkEnd w:id="3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3.4.1幕墙防水构造节点检测；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3.4.2幕墙雨水渗漏痕迹检查；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beforeLines="0" w:after="0" w:afterLines="0" w:line="360" w:lineRule="auto"/>
        <w:textAlignment w:val="auto"/>
        <w:outlineLvl w:val="0"/>
        <w:rPr>
          <w:color w:val="auto"/>
        </w:rPr>
      </w:pPr>
      <w:bookmarkStart w:id="32" w:name="_Toc133"/>
      <w:r>
        <w:rPr>
          <w:rFonts w:hint="eastAsia"/>
          <w:color w:val="auto"/>
          <w:lang w:val="en-US" w:eastAsia="zh-CN"/>
        </w:rPr>
        <w:t>四</w:t>
      </w:r>
      <w:r>
        <w:rPr>
          <w:color w:val="auto"/>
        </w:rPr>
        <w:t>、仪器设备</w:t>
      </w:r>
      <w:bookmarkEnd w:id="32"/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ind w:firstLine="240" w:firstLineChars="100"/>
        <w:outlineLvl w:val="1"/>
      </w:pPr>
      <w:bookmarkStart w:id="33" w:name="_Toc29444"/>
      <w:bookmarkStart w:id="34" w:name="_Toc1714"/>
      <w:r>
        <w:rPr>
          <w:rFonts w:hint="eastAsia"/>
          <w:lang w:val="en-US" w:eastAsia="zh-CN"/>
        </w:rPr>
        <w:t xml:space="preserve">4.1 </w:t>
      </w:r>
      <w:r>
        <w:t>现场检测主要仪器设备</w:t>
      </w:r>
      <w:bookmarkEnd w:id="33"/>
      <w:bookmarkEnd w:id="3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 涂层厚度测量仪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 数码玻璃厚度仪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4.1.3 全站仪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4.1.4 手持测距仪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4.1.5 游标卡尺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4.1.6 钢卷尺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4.1.7 玻璃应力计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pacing w:line="360" w:lineRule="auto"/>
        <w:outlineLvl w:val="0"/>
        <w:rPr>
          <w:rFonts w:hint="default" w:eastAsia="宋体"/>
          <w:color w:val="auto"/>
          <w:lang w:val="en-US" w:eastAsia="zh-CN"/>
        </w:rPr>
      </w:pPr>
      <w:bookmarkStart w:id="35" w:name="_Toc27151"/>
      <w:r>
        <w:rPr>
          <w:rFonts w:hint="eastAsia"/>
          <w:color w:val="auto"/>
          <w:lang w:val="en-US" w:eastAsia="zh-CN"/>
        </w:rPr>
        <w:t>五</w:t>
      </w:r>
      <w:r>
        <w:rPr>
          <w:color w:val="auto"/>
        </w:rPr>
        <w:t>、检测</w:t>
      </w:r>
      <w:r>
        <w:rPr>
          <w:rFonts w:hint="eastAsia"/>
          <w:color w:val="auto"/>
          <w:lang w:val="en-US" w:eastAsia="zh-CN"/>
        </w:rPr>
        <w:t>方法与过程</w:t>
      </w:r>
      <w:bookmarkEnd w:id="35"/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ind w:firstLine="240" w:firstLineChars="100"/>
        <w:outlineLvl w:val="1"/>
        <w:rPr>
          <w:rFonts w:hint="default"/>
          <w:color w:val="auto"/>
          <w:lang w:val="en-US"/>
        </w:rPr>
      </w:pPr>
      <w:bookmarkStart w:id="36" w:name="_Toc18806"/>
      <w:bookmarkStart w:id="37" w:name="_Toc26877"/>
      <w:r>
        <w:rPr>
          <w:rFonts w:hint="eastAsia"/>
          <w:color w:val="auto"/>
          <w:lang w:val="en-US" w:eastAsia="zh-CN"/>
        </w:rPr>
        <w:t>5.1</w:t>
      </w:r>
      <w:bookmarkEnd w:id="36"/>
      <w:r>
        <w:rPr>
          <w:rFonts w:hint="eastAsia"/>
          <w:color w:val="auto"/>
          <w:lang w:val="en-US" w:eastAsia="zh-CN"/>
        </w:rPr>
        <w:t>支承构件及连接</w:t>
      </w:r>
      <w:bookmarkEnd w:id="3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5.1.1立柱、横梁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（1）外观检查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对该玻璃幕墙的立柱、横梁主要受力构件进行外观检查，通过检查发现：</w:t>
      </w:r>
      <w:r>
        <w:rPr>
          <w:rFonts w:hint="eastAsia"/>
          <w:color w:val="auto"/>
          <w:lang w:val="en-US" w:eastAsia="zh-CN"/>
        </w:rPr>
        <w:t>二层、</w:t>
      </w:r>
      <w:ins w:id="419" w:author="Administrator" w:date="2024-05-14T15:55:01Z">
        <w:r>
          <w:rPr>
            <w:rFonts w:hint="eastAsia"/>
            <w:color w:val="auto"/>
            <w:lang w:val="en-US" w:eastAsia="zh-CN"/>
          </w:rPr>
          <w:t>三层</w:t>
        </w:r>
      </w:ins>
      <w:ins w:id="420" w:author="Administrator" w:date="2024-05-14T15:58:14Z">
        <w:r>
          <w:rPr>
            <w:rFonts w:hint="eastAsia"/>
            <w:color w:val="auto"/>
            <w:lang w:val="en-US" w:eastAsia="zh-CN"/>
          </w:rPr>
          <w:t>大部分</w:t>
        </w:r>
      </w:ins>
      <w:ins w:id="421" w:author="Administrator" w:date="2024-05-14T15:57:47Z">
        <w:r>
          <w:rPr>
            <w:rFonts w:hint="eastAsia"/>
            <w:color w:val="auto"/>
            <w:lang w:val="en-US" w:eastAsia="zh-CN"/>
          </w:rPr>
          <w:t>横</w:t>
        </w:r>
      </w:ins>
      <w:ins w:id="422" w:author="Administrator" w:date="2024-05-14T15:58:05Z">
        <w:r>
          <w:rPr>
            <w:rFonts w:hint="eastAsia"/>
            <w:color w:val="auto"/>
            <w:lang w:val="en-US" w:eastAsia="zh-CN"/>
          </w:rPr>
          <w:t>梁</w:t>
        </w:r>
      </w:ins>
      <w:del w:id="423" w:author="Administrator" w:date="2024-05-14T15:58:02Z">
        <w:commentRangeStart w:id="1"/>
        <w:r>
          <w:rPr>
            <w:rFonts w:hint="eastAsia"/>
            <w:color w:val="auto"/>
            <w:lang w:val="en-US" w:eastAsia="zh-CN"/>
          </w:rPr>
          <w:delText>大部</w:delText>
        </w:r>
      </w:del>
      <w:del w:id="424" w:author="Administrator" w:date="2024-05-14T15:58:01Z">
        <w:r>
          <w:rPr>
            <w:rFonts w:hint="eastAsia"/>
            <w:color w:val="auto"/>
            <w:lang w:val="en-US" w:eastAsia="zh-CN"/>
          </w:rPr>
          <w:delText>分</w:delText>
        </w:r>
        <w:commentRangeEnd w:id="1"/>
      </w:del>
      <w:del w:id="425" w:author="Administrator" w:date="2024-05-14T15:58:01Z">
        <w:r>
          <w:rPr>
            <w:rFonts w:hint="eastAsia"/>
            <w:color w:val="auto"/>
            <w:lang w:val="en-US" w:eastAsia="zh-CN"/>
          </w:rPr>
          <w:commentReference w:id="1"/>
        </w:r>
      </w:del>
      <w:del w:id="426" w:author="Administrator" w:date="2024-05-14T15:58:01Z">
        <w:r>
          <w:rPr>
            <w:rFonts w:hint="eastAsia"/>
            <w:color w:val="auto"/>
            <w:lang w:val="en-US" w:eastAsia="zh-CN"/>
          </w:rPr>
          <w:delText>横</w:delText>
        </w:r>
      </w:del>
      <w:del w:id="427" w:author="Administrator" w:date="2024-05-14T15:57:55Z">
        <w:r>
          <w:rPr>
            <w:rFonts w:hint="eastAsia"/>
            <w:color w:val="auto"/>
            <w:lang w:val="en-US" w:eastAsia="zh-CN"/>
          </w:rPr>
          <w:delText>梁</w:delText>
        </w:r>
      </w:del>
      <w:r>
        <w:rPr>
          <w:rFonts w:hint="eastAsia"/>
          <w:color w:val="auto"/>
          <w:lang w:val="en-US" w:eastAsia="zh-CN"/>
        </w:rPr>
        <w:t>底</w:t>
      </w:r>
      <w:ins w:id="428" w:author="Administrator" w:date="2024-05-11T16:42:13Z">
        <w:r>
          <w:rPr>
            <w:rFonts w:hint="eastAsia"/>
            <w:color w:val="auto"/>
            <w:lang w:val="en-US" w:eastAsia="zh-CN"/>
          </w:rPr>
          <w:t>部</w:t>
        </w:r>
      </w:ins>
      <w:r>
        <w:rPr>
          <w:rFonts w:hint="eastAsia"/>
          <w:color w:val="auto"/>
          <w:lang w:val="en-US" w:eastAsia="zh-CN"/>
        </w:rPr>
        <w:t>盖板有缺失现象，</w:t>
      </w:r>
      <w:ins w:id="429" w:author="Administrator" w:date="2024-05-14T15:55:11Z">
        <w:r>
          <w:rPr>
            <w:rFonts w:hint="eastAsia"/>
            <w:color w:val="auto"/>
            <w:lang w:val="en-US" w:eastAsia="zh-CN"/>
          </w:rPr>
          <w:t>三十九</w:t>
        </w:r>
      </w:ins>
      <w:ins w:id="430" w:author="Administrator" w:date="2024-05-14T15:55:13Z">
        <w:r>
          <w:rPr>
            <w:rFonts w:hint="eastAsia"/>
            <w:color w:val="auto"/>
            <w:lang w:val="en-US" w:eastAsia="zh-CN"/>
          </w:rPr>
          <w:t>至</w:t>
        </w:r>
      </w:ins>
      <w:ins w:id="431" w:author="Administrator" w:date="2024-05-14T15:55:16Z">
        <w:r>
          <w:rPr>
            <w:rFonts w:hint="eastAsia"/>
            <w:color w:val="auto"/>
            <w:lang w:val="en-US" w:eastAsia="zh-CN"/>
          </w:rPr>
          <w:t>四十五</w:t>
        </w:r>
      </w:ins>
      <w:ins w:id="432" w:author="Administrator" w:date="2024-05-14T15:55:19Z">
        <w:r>
          <w:rPr>
            <w:rFonts w:hint="eastAsia"/>
            <w:color w:val="auto"/>
            <w:lang w:val="en-US" w:eastAsia="zh-CN"/>
          </w:rPr>
          <w:t>层</w:t>
        </w:r>
      </w:ins>
      <w:ins w:id="433" w:author="Administrator" w:date="2024-05-14T15:58:43Z">
        <w:r>
          <w:rPr>
            <w:rFonts w:hint="eastAsia"/>
            <w:color w:val="auto"/>
            <w:lang w:val="en-US" w:eastAsia="zh-CN"/>
          </w:rPr>
          <w:t>各层</w:t>
        </w:r>
      </w:ins>
      <w:r>
        <w:rPr>
          <w:rFonts w:hint="eastAsia"/>
          <w:color w:val="auto"/>
          <w:lang w:val="en-US" w:eastAsia="zh-CN"/>
        </w:rPr>
        <w:t>个别</w:t>
      </w:r>
      <w:ins w:id="434" w:author="Administrator" w:date="2024-05-14T15:57:34Z">
        <w:r>
          <w:rPr>
            <w:rFonts w:hint="eastAsia"/>
            <w:color w:val="auto"/>
            <w:lang w:val="en-US" w:eastAsia="zh-CN"/>
          </w:rPr>
          <w:t>中</w:t>
        </w:r>
      </w:ins>
      <w:ins w:id="435" w:author="Administrator" w:date="2024-05-14T15:59:04Z">
        <w:r>
          <w:rPr>
            <w:rFonts w:hint="eastAsia"/>
            <w:color w:val="auto"/>
            <w:lang w:val="en-US" w:eastAsia="zh-CN"/>
          </w:rPr>
          <w:t>部</w:t>
        </w:r>
      </w:ins>
      <w:ins w:id="436" w:author="Administrator" w:date="2024-05-14T15:57:47Z">
        <w:r>
          <w:rPr>
            <w:rFonts w:hint="eastAsia"/>
            <w:color w:val="auto"/>
            <w:lang w:val="en-US" w:eastAsia="zh-CN"/>
          </w:rPr>
          <w:t>横</w:t>
        </w:r>
      </w:ins>
      <w:ins w:id="437" w:author="Administrator" w:date="2024-05-14T15:58:05Z">
        <w:r>
          <w:rPr>
            <w:rFonts w:hint="eastAsia"/>
            <w:color w:val="auto"/>
            <w:lang w:val="en-US" w:eastAsia="zh-CN"/>
          </w:rPr>
          <w:t>梁</w:t>
        </w:r>
      </w:ins>
      <w:del w:id="438" w:author="Administrator" w:date="2024-05-14T15:58:02Z">
        <w:commentRangeStart w:id="2"/>
        <w:r>
          <w:rPr>
            <w:rFonts w:hint="eastAsia"/>
            <w:color w:val="auto"/>
            <w:lang w:val="en-US" w:eastAsia="zh-CN"/>
          </w:rPr>
          <w:delText>大部</w:delText>
        </w:r>
      </w:del>
      <w:del w:id="439" w:author="Administrator" w:date="2024-05-14T15:58:01Z">
        <w:r>
          <w:rPr>
            <w:rFonts w:hint="eastAsia"/>
            <w:color w:val="auto"/>
            <w:lang w:val="en-US" w:eastAsia="zh-CN"/>
          </w:rPr>
          <w:delText>分</w:delText>
        </w:r>
        <w:commentRangeEnd w:id="2"/>
      </w:del>
      <w:del w:id="440" w:author="Administrator" w:date="2024-05-14T15:58:01Z">
        <w:r>
          <w:rPr/>
          <w:commentReference w:id="2"/>
        </w:r>
      </w:del>
      <w:del w:id="441" w:author="Administrator" w:date="2024-05-14T15:58:01Z">
        <w:r>
          <w:rPr>
            <w:rFonts w:hint="eastAsia"/>
            <w:color w:val="auto"/>
            <w:lang w:val="en-US" w:eastAsia="zh-CN"/>
          </w:rPr>
          <w:delText>横</w:delText>
        </w:r>
      </w:del>
      <w:del w:id="442" w:author="Administrator" w:date="2024-05-14T15:57:55Z">
        <w:r>
          <w:rPr>
            <w:rFonts w:hint="eastAsia"/>
            <w:color w:val="auto"/>
            <w:lang w:val="en-US" w:eastAsia="zh-CN"/>
          </w:rPr>
          <w:delText>梁</w:delText>
        </w:r>
      </w:del>
      <w:r>
        <w:rPr>
          <w:rFonts w:hint="eastAsia"/>
          <w:color w:val="auto"/>
          <w:lang w:val="en-US" w:eastAsia="zh-CN"/>
        </w:rPr>
        <w:t>底</w:t>
      </w:r>
      <w:ins w:id="443" w:author="Administrator" w:date="2024-05-11T16:42:13Z">
        <w:r>
          <w:rPr>
            <w:rFonts w:hint="eastAsia"/>
            <w:color w:val="auto"/>
            <w:lang w:val="en-US" w:eastAsia="zh-CN"/>
          </w:rPr>
          <w:t>部</w:t>
        </w:r>
      </w:ins>
      <w:r>
        <w:rPr>
          <w:rFonts w:hint="eastAsia"/>
          <w:color w:val="auto"/>
          <w:lang w:val="en-US" w:eastAsia="zh-CN"/>
        </w:rPr>
        <w:t>盖板有缺失现象；四十三层</w:t>
      </w:r>
      <w:del w:id="444" w:author="Administrator" w:date="2024-05-14T15:51:18Z">
        <w:commentRangeStart w:id="3"/>
        <w:r>
          <w:rPr>
            <w:rFonts w:hint="default"/>
            <w:color w:val="auto"/>
            <w:lang w:val="en-US" w:eastAsia="zh-CN"/>
          </w:rPr>
          <w:delText>一处</w:delText>
        </w:r>
        <w:commentRangeEnd w:id="3"/>
      </w:del>
      <w:del w:id="445" w:author="Administrator" w:date="2024-05-14T15:51:18Z">
        <w:r>
          <w:rPr>
            <w:rFonts w:hint="default"/>
            <w:lang w:val="en-US"/>
          </w:rPr>
          <w:commentReference w:id="3"/>
        </w:r>
      </w:del>
      <w:ins w:id="446" w:author="Administrator" w:date="2024-05-14T15:51:22Z">
        <w:r>
          <w:rPr>
            <w:rFonts w:hint="eastAsia"/>
            <w:color w:val="auto"/>
            <w:lang w:val="en-US" w:eastAsia="zh-CN"/>
          </w:rPr>
          <w:t>西面北起</w:t>
        </w:r>
      </w:ins>
      <w:ins w:id="447" w:author="Administrator" w:date="2024-05-14T15:51:24Z">
        <w:r>
          <w:rPr>
            <w:rFonts w:hint="eastAsia"/>
            <w:color w:val="auto"/>
            <w:lang w:val="en-US" w:eastAsia="zh-CN"/>
          </w:rPr>
          <w:t>第四</w:t>
        </w:r>
      </w:ins>
      <w:ins w:id="448" w:author="Administrator" w:date="2024-05-14T16:04:37Z">
        <w:r>
          <w:rPr>
            <w:rFonts w:hint="eastAsia"/>
            <w:color w:val="auto"/>
            <w:lang w:val="en-US" w:eastAsia="zh-CN"/>
          </w:rPr>
          <w:t>处</w:t>
        </w:r>
      </w:ins>
      <w:r>
        <w:rPr>
          <w:rFonts w:hint="eastAsia"/>
          <w:color w:val="auto"/>
          <w:lang w:val="en-US" w:eastAsia="zh-CN"/>
        </w:rPr>
        <w:t>立柱表面有穿孔现象；其他</w:t>
      </w:r>
      <w:r>
        <w:rPr>
          <w:rFonts w:hint="default"/>
          <w:color w:val="auto"/>
          <w:lang w:val="en-US" w:eastAsia="zh-CN"/>
        </w:rPr>
        <w:t>主要受力构件面层外观良好，无明显变形、</w:t>
      </w:r>
      <w:del w:id="449" w:author="Administrator" w:date="2024-05-11T14:46:39Z">
        <w:r>
          <w:rPr>
            <w:rFonts w:hint="default"/>
            <w:color w:val="auto"/>
            <w:lang w:val="en-US" w:eastAsia="zh-CN"/>
          </w:rPr>
          <w:delText>裂纹、流痕</w:delText>
        </w:r>
      </w:del>
      <w:ins w:id="450" w:author="Administrator" w:date="2024-05-11T14:46:40Z">
        <w:r>
          <w:rPr>
            <w:rFonts w:hint="eastAsia"/>
            <w:color w:val="auto"/>
            <w:lang w:val="en-US" w:eastAsia="zh-CN"/>
          </w:rPr>
          <w:t>损坏</w:t>
        </w:r>
      </w:ins>
      <w:ins w:id="451" w:author="Administrator" w:date="2024-05-11T14:46:41Z">
        <w:r>
          <w:rPr>
            <w:rFonts w:hint="eastAsia"/>
            <w:color w:val="auto"/>
            <w:lang w:val="en-US" w:eastAsia="zh-CN"/>
          </w:rPr>
          <w:t>、</w:t>
        </w:r>
      </w:ins>
      <w:ins w:id="452" w:author="Administrator" w:date="2024-05-11T14:46:42Z">
        <w:r>
          <w:rPr>
            <w:rFonts w:hint="eastAsia"/>
            <w:color w:val="auto"/>
            <w:lang w:val="en-US" w:eastAsia="zh-CN"/>
          </w:rPr>
          <w:t>松动</w:t>
        </w:r>
      </w:ins>
      <w:r>
        <w:rPr>
          <w:rFonts w:hint="default"/>
          <w:color w:val="auto"/>
          <w:lang w:val="en-US" w:eastAsia="zh-CN"/>
        </w:rPr>
        <w:t>等缺陷，表面防腐涂膜基本完好</w:t>
      </w:r>
      <w:r>
        <w:rPr>
          <w:rFonts w:hint="eastAsia"/>
          <w:color w:val="auto"/>
          <w:lang w:val="en-US" w:eastAsia="zh-CN"/>
        </w:rPr>
        <w:t>，无明显腐蚀、锈蚀现象</w:t>
      </w:r>
      <w:r>
        <w:rPr>
          <w:rFonts w:hint="default"/>
          <w:color w:val="auto"/>
          <w:lang w:val="en-US" w:eastAsia="zh-CN"/>
        </w:rPr>
        <w:t>。</w:t>
      </w:r>
      <w:r>
        <w:rPr>
          <w:rFonts w:hint="eastAsia"/>
          <w:color w:val="auto"/>
          <w:lang w:val="en-US" w:eastAsia="zh-CN"/>
        </w:rPr>
        <w:t>现场检测见下图。</w:t>
      </w: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453" w:author="Administrator" w:date="2024-05-14T15:37:12Z">
          <w:tblPr>
            <w:tblStyle w:val="14"/>
            <w:tblW w:w="0" w:type="auto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4611"/>
        <w:gridCol w:w="4656"/>
        <w:tblGridChange w:id="454">
          <w:tblGrid>
            <w:gridCol w:w="349"/>
            <w:gridCol w:w="4262"/>
            <w:gridCol w:w="4656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455" w:author="Administrator" w:date="2024-05-14T15:37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455" w:author="Administrator" w:date="2024-05-14T15:37:12Z">
            <w:trPr>
              <w:jc w:val="center"/>
            </w:trPr>
          </w:trPrChange>
        </w:trPr>
        <w:tc>
          <w:tcPr>
            <w:tcW w:w="4611" w:type="dxa"/>
            <w:vAlign w:val="center"/>
            <w:tcPrChange w:id="456" w:author="Administrator" w:date="2024-05-14T15:37:12Z">
              <w:tcPr>
                <w:tcW w:w="4611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tabs>
                <w:tab w:val="left" w:pos="7748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beforeAutospacing="0" w:after="0" w:afterLines="50" w:afterAutospacing="0" w:line="240" w:lineRule="auto"/>
              <w:ind w:right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i w:val="0"/>
                <w:iCs w:val="0"/>
                <w:color w:val="auto"/>
                <w:w w:val="95"/>
                <w:position w:val="1"/>
                <w:sz w:val="24"/>
                <w:szCs w:val="24"/>
                <w:vertAlign w:val="baseline"/>
                <w:lang w:eastAsia="zh-CN"/>
              </w:rPr>
            </w:pPr>
            <w:ins w:id="457" w:author="Administrator" w:date="2024-05-14T15:22:00Z">
              <w:r>
                <w:rPr>
                  <w:rFonts w:hint="eastAsia" w:ascii="宋体" w:hAnsi="宋体" w:eastAsia="宋体" w:cs="宋体"/>
                  <w:i w:val="0"/>
                  <w:iCs w:val="0"/>
                  <w:color w:val="auto"/>
                  <w:w w:val="95"/>
                  <w:position w:val="1"/>
                  <w:sz w:val="24"/>
                  <w:szCs w:val="24"/>
                  <w:vertAlign w:val="baseline"/>
                  <w:lang w:eastAsia="zh-CN"/>
                </w:rPr>
                <w:drawing>
                  <wp:inline distT="0" distB="0" distL="114300" distR="114300">
                    <wp:extent cx="2750820" cy="2063115"/>
                    <wp:effectExtent l="0" t="0" r="11430" b="13335"/>
                    <wp:docPr id="23" name="图片 23" descr="IMG_20240427_17035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3" name="图片 23" descr="IMG_20240427_17035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50820" cy="206311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  <w:del w:id="459" w:author="Administrator" w:date="2024-05-14T15:20:26Z">
              <w:r>
                <w:rPr>
                  <w:rFonts w:hint="eastAsia" w:ascii="宋体" w:hAnsi="宋体" w:eastAsia="宋体" w:cs="宋体"/>
                  <w:i w:val="0"/>
                  <w:iCs w:val="0"/>
                  <w:color w:val="auto"/>
                  <w:w w:val="95"/>
                  <w:position w:val="1"/>
                  <w:sz w:val="24"/>
                  <w:szCs w:val="24"/>
                  <w:vertAlign w:val="baseline"/>
                  <w:lang w:eastAsia="zh-CN"/>
                </w:rPr>
                <w:drawing>
                  <wp:inline distT="0" distB="0" distL="114300" distR="114300">
                    <wp:extent cx="2678430" cy="2008505"/>
                    <wp:effectExtent l="0" t="0" r="7620" b="10795"/>
                    <wp:docPr id="5" name="图片 5" descr="IMG_182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" name="图片 5" descr="IMG_18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78430" cy="200850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  <w:r>
              <w:rPr>
                <w:rFonts w:hint="default"/>
              </w:rPr>
              <w:commentReference w:id="4"/>
            </w:r>
          </w:p>
        </w:tc>
        <w:tc>
          <w:tcPr>
            <w:tcW w:w="4656" w:type="dxa"/>
            <w:vAlign w:val="center"/>
            <w:tcPrChange w:id="461" w:author="Administrator" w:date="2024-05-14T15:37:12Z">
              <w:tcPr>
                <w:tcW w:w="4656" w:type="dxa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tabs>
                <w:tab w:val="left" w:pos="7748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beforeAutospacing="0" w:after="0" w:afterLines="50" w:afterAutospacing="0" w:line="240" w:lineRule="auto"/>
              <w:ind w:right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i w:val="0"/>
                <w:iCs w:val="0"/>
                <w:color w:val="auto"/>
                <w:w w:val="95"/>
                <w:position w:val="1"/>
                <w:sz w:val="24"/>
                <w:szCs w:val="24"/>
                <w:vertAlign w:val="baseline"/>
                <w:lang w:eastAsia="zh-CN"/>
              </w:rPr>
            </w:pPr>
            <w:ins w:id="462" w:author="Administrator" w:date="2024-05-14T15:21:20Z">
              <w:r>
                <w:rPr>
                  <w:rFonts w:hint="eastAsia" w:ascii="宋体" w:hAnsi="宋体" w:eastAsia="宋体" w:cs="宋体"/>
                  <w:i w:val="0"/>
                  <w:iCs w:val="0"/>
                  <w:color w:val="auto"/>
                  <w:w w:val="95"/>
                  <w:position w:val="1"/>
                  <w:sz w:val="24"/>
                  <w:szCs w:val="24"/>
                  <w:vertAlign w:val="baseline"/>
                  <w:lang w:eastAsia="zh-CN"/>
                </w:rPr>
                <w:drawing>
                  <wp:inline distT="0" distB="0" distL="114300" distR="114300">
                    <wp:extent cx="2809240" cy="2106930"/>
                    <wp:effectExtent l="0" t="0" r="10160" b="7620"/>
                    <wp:docPr id="17" name="图片 17" descr="IMG_20240427_10045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7" name="图片 17" descr="IMG_20240427_10045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09240" cy="210693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  <w:del w:id="464" w:author="Administrator" w:date="2024-05-14T15:21:20Z">
              <w:r>
                <w:rPr>
                  <w:rFonts w:hint="eastAsia" w:ascii="宋体" w:hAnsi="宋体" w:eastAsia="宋体" w:cs="宋体"/>
                  <w:i w:val="0"/>
                  <w:iCs w:val="0"/>
                  <w:color w:val="auto"/>
                  <w:w w:val="95"/>
                  <w:position w:val="1"/>
                  <w:sz w:val="24"/>
                  <w:szCs w:val="24"/>
                  <w:vertAlign w:val="baseline"/>
                  <w:lang w:eastAsia="zh-CN"/>
                </w:rPr>
                <w:drawing>
                  <wp:inline distT="0" distB="0" distL="114300" distR="114300">
                    <wp:extent cx="2682875" cy="2011680"/>
                    <wp:effectExtent l="0" t="0" r="3175" b="7620"/>
                    <wp:docPr id="22" name="图片 22" descr="IMG_183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2" name="图片 22" descr="IMG_18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82875" cy="201168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466" w:author="Administrator" w:date="2024-05-14T15:37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441" w:hRule="atLeast"/>
          <w:jc w:val="center"/>
          <w:trPrChange w:id="466" w:author="Administrator" w:date="2024-05-14T15:37:12Z">
            <w:trPr>
              <w:trHeight w:val="441" w:hRule="atLeast"/>
              <w:jc w:val="center"/>
            </w:trPr>
          </w:trPrChange>
        </w:trPr>
        <w:tc>
          <w:tcPr>
            <w:tcW w:w="4611" w:type="dxa"/>
            <w:vAlign w:val="center"/>
            <w:tcPrChange w:id="467" w:author="Administrator" w:date="2024-05-14T15:37:12Z">
              <w:tcPr>
                <w:tcW w:w="4611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beforeAutospacing="0" w:after="0" w:afterLines="5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图1尺寸检测</w:t>
            </w:r>
          </w:p>
        </w:tc>
        <w:tc>
          <w:tcPr>
            <w:tcW w:w="4656" w:type="dxa"/>
            <w:vAlign w:val="center"/>
            <w:tcPrChange w:id="468" w:author="Administrator" w:date="2024-05-14T15:37:12Z">
              <w:tcPr>
                <w:tcW w:w="4656" w:type="dxa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beforeAutospacing="0" w:after="0" w:afterLines="5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图2壁厚检测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469" w:author="Administrator" w:date="2024-05-14T15:37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3337" w:hRule="atLeast"/>
          <w:jc w:val="center"/>
          <w:trPrChange w:id="469" w:author="Administrator" w:date="2024-05-14T15:37:12Z">
            <w:trPr>
              <w:trHeight w:val="3337" w:hRule="atLeast"/>
              <w:jc w:val="center"/>
            </w:trPr>
          </w:trPrChange>
        </w:trPr>
        <w:tc>
          <w:tcPr>
            <w:tcW w:w="4611" w:type="dxa"/>
            <w:vAlign w:val="center"/>
            <w:tcPrChange w:id="470" w:author="Administrator" w:date="2024-05-14T15:37:12Z">
              <w:tcPr>
                <w:tcW w:w="4611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beforeAutospacing="0" w:after="0" w:afterLines="5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color w:val="auto"/>
                <w:highlight w:val="none"/>
                <w:lang w:val="en-US" w:eastAsia="zh-CN"/>
                <w:rPrChange w:id="471" w:author="Administrator" w:date="2024-05-15T16:53:26Z">
                  <w:rPr>
                    <w:rFonts w:hint="eastAsia"/>
                    <w:color w:val="auto"/>
                    <w:highlight w:val="yellow"/>
                    <w:lang w:val="en-US" w:eastAsia="zh-CN"/>
                  </w:rPr>
                </w:rPrChange>
              </w:rPr>
            </w:pPr>
            <w:ins w:id="472" w:author="Administrator" w:date="2024-05-15T16:31:55Z">
              <w:r>
                <w:rPr>
                  <w:rFonts w:hint="eastAsia"/>
                  <w:color w:val="auto"/>
                  <w:highlight w:val="none"/>
                  <w:lang w:val="en-US" w:eastAsia="zh-CN"/>
                  <w:rPrChange w:id="475" w:author="Administrator" w:date="2024-05-15T16:53:26Z">
                    <w:rPr>
                      <w:rFonts w:hint="eastAsia"/>
                      <w:color w:val="auto"/>
                      <w:highlight w:val="yellow"/>
                      <w:lang w:val="en-US" w:eastAsia="zh-CN"/>
                    </w:rPr>
                  </w:rPrChange>
                </w:rPr>
                <w:drawing>
                  <wp:inline distT="0" distB="0" distL="114300" distR="114300">
                    <wp:extent cx="2743200" cy="2057400"/>
                    <wp:effectExtent l="0" t="0" r="0" b="0"/>
                    <wp:docPr id="46" name="图片 46" descr="IMG_20240427_10243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6" name="图片 46" descr="IMG_20240427_1024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43200" cy="20574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  <w:del w:id="476" w:author="Administrator" w:date="2024-05-14T15:34:27Z">
              <w:r>
                <w:rPr>
                  <w:rFonts w:hint="eastAsia"/>
                  <w:color w:val="auto"/>
                  <w:highlight w:val="none"/>
                  <w:lang w:val="en-US" w:eastAsia="zh-CN"/>
                  <w:rPrChange w:id="479" w:author="Administrator" w:date="2024-05-15T16:53:26Z">
                    <w:rPr>
                      <w:rFonts w:hint="eastAsia"/>
                      <w:color w:val="auto"/>
                      <w:highlight w:val="yellow"/>
                      <w:lang w:val="en-US" w:eastAsia="zh-CN"/>
                    </w:rPr>
                  </w:rPrChange>
                </w:rPr>
                <w:drawing>
                  <wp:inline distT="0" distB="0" distL="114300" distR="114300">
                    <wp:extent cx="2713990" cy="2035175"/>
                    <wp:effectExtent l="0" t="0" r="10160" b="3175"/>
                    <wp:docPr id="18" name="图片 18" descr="IMG_190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8" name="图片 18" descr="IMG_190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13990" cy="203517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656" w:type="dxa"/>
            <w:vAlign w:val="center"/>
            <w:tcPrChange w:id="480" w:author="Administrator" w:date="2024-05-14T15:37:12Z">
              <w:tcPr>
                <w:tcW w:w="4656" w:type="dxa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beforeAutospacing="0" w:after="0" w:afterLines="5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color w:val="auto"/>
                <w:highlight w:val="none"/>
                <w:lang w:val="en-US" w:eastAsia="zh-CN"/>
                <w:rPrChange w:id="481" w:author="Administrator" w:date="2024-05-15T16:53:26Z">
                  <w:rPr>
                    <w:rFonts w:hint="eastAsia"/>
                    <w:color w:val="auto"/>
                    <w:highlight w:val="yellow"/>
                    <w:lang w:val="en-US" w:eastAsia="zh-CN"/>
                  </w:rPr>
                </w:rPrChange>
              </w:rPr>
            </w:pPr>
            <w:ins w:id="482" w:author="Administrator" w:date="2024-05-15T16:32:16Z">
              <w:r>
                <w:rPr>
                  <w:rFonts w:hint="eastAsia" w:ascii="宋体" w:hAnsi="宋体" w:eastAsia="宋体" w:cs="宋体"/>
                  <w:i w:val="0"/>
                  <w:iCs w:val="0"/>
                  <w:color w:val="auto"/>
                  <w:w w:val="95"/>
                  <w:position w:val="1"/>
                  <w:sz w:val="24"/>
                  <w:szCs w:val="24"/>
                  <w:highlight w:val="none"/>
                  <w:vertAlign w:val="baseline"/>
                  <w:lang w:eastAsia="zh-CN"/>
                  <w:rPrChange w:id="485" w:author="Administrator" w:date="2024-05-15T16:53:26Z">
                    <w:rPr>
                      <w:rFonts w:hint="eastAsia" w:ascii="宋体" w:hAnsi="宋体" w:eastAsia="宋体" w:cs="宋体"/>
                      <w:i w:val="0"/>
                      <w:iCs w:val="0"/>
                      <w:color w:val="auto"/>
                      <w:w w:val="95"/>
                      <w:position w:val="1"/>
                      <w:sz w:val="24"/>
                      <w:szCs w:val="24"/>
                      <w:highlight w:val="yellow"/>
                      <w:vertAlign w:val="baseline"/>
                      <w:lang w:eastAsia="zh-CN"/>
                    </w:rPr>
                  </w:rPrChange>
                </w:rPr>
                <w:drawing>
                  <wp:inline distT="0" distB="0" distL="114300" distR="114300">
                    <wp:extent cx="2794000" cy="2095500"/>
                    <wp:effectExtent l="0" t="0" r="6350" b="0"/>
                    <wp:docPr id="49" name="图片 49" descr="IMG_20240427_1024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9" name="图片 49" descr="IMG_20240427_1024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94000" cy="20955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  <w:del w:id="486" w:author="Administrator" w:date="2024-05-14T15:31:15Z">
              <w:r>
                <w:rPr>
                  <w:rFonts w:hint="eastAsia" w:ascii="宋体" w:hAnsi="宋体" w:eastAsia="宋体" w:cs="宋体"/>
                  <w:i w:val="0"/>
                  <w:iCs w:val="0"/>
                  <w:color w:val="auto"/>
                  <w:w w:val="95"/>
                  <w:position w:val="1"/>
                  <w:sz w:val="24"/>
                  <w:szCs w:val="24"/>
                  <w:highlight w:val="none"/>
                  <w:vertAlign w:val="baseline"/>
                  <w:lang w:eastAsia="zh-CN"/>
                  <w:rPrChange w:id="489" w:author="Administrator" w:date="2024-05-15T16:53:26Z">
                    <w:rPr>
                      <w:rFonts w:hint="eastAsia" w:ascii="宋体" w:hAnsi="宋体" w:eastAsia="宋体" w:cs="宋体"/>
                      <w:i w:val="0"/>
                      <w:iCs w:val="0"/>
                      <w:color w:val="auto"/>
                      <w:w w:val="95"/>
                      <w:position w:val="1"/>
                      <w:sz w:val="24"/>
                      <w:szCs w:val="24"/>
                      <w:highlight w:val="yellow"/>
                      <w:vertAlign w:val="baseline"/>
                      <w:lang w:eastAsia="zh-CN"/>
                    </w:rPr>
                  </w:rPrChange>
                </w:rPr>
                <w:drawing>
                  <wp:inline distT="0" distB="0" distL="114300" distR="114300">
                    <wp:extent cx="2670175" cy="2002790"/>
                    <wp:effectExtent l="0" t="0" r="15875" b="16510"/>
                    <wp:docPr id="19" name="图片 19" descr="IMG_182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9" name="图片 19" descr="IMG_18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70175" cy="200279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490" w:author="Administrator" w:date="2024-05-14T15:37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jc w:val="center"/>
          <w:trPrChange w:id="490" w:author="Administrator" w:date="2024-05-14T15:37:12Z">
            <w:trPr>
              <w:jc w:val="center"/>
            </w:trPr>
          </w:trPrChange>
        </w:trPr>
        <w:tc>
          <w:tcPr>
            <w:tcW w:w="4611" w:type="dxa"/>
            <w:vAlign w:val="center"/>
            <w:tcPrChange w:id="491" w:author="Administrator" w:date="2024-05-14T15:37:12Z">
              <w:tcPr>
                <w:tcW w:w="4611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beforeAutospacing="0" w:after="0" w:afterLines="5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color w:val="auto"/>
                <w:highlight w:val="none"/>
                <w:lang w:val="en-US" w:eastAsia="zh-CN"/>
                <w:rPrChange w:id="492" w:author="Administrator" w:date="2024-05-15T16:53:26Z">
                  <w:rPr>
                    <w:rFonts w:hint="default"/>
                    <w:color w:val="auto"/>
                    <w:highlight w:val="yellow"/>
                    <w:lang w:val="en-US" w:eastAsia="zh-CN"/>
                  </w:rPr>
                </w:rPrChange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  <w:rPrChange w:id="493" w:author="Administrator" w:date="2024-05-15T16:53:26Z">
                  <w:rPr>
                    <w:rFonts w:hint="eastAsia"/>
                    <w:color w:val="auto"/>
                    <w:highlight w:val="yellow"/>
                    <w:lang w:val="en-US" w:eastAsia="zh-CN"/>
                  </w:rPr>
                </w:rPrChange>
              </w:rPr>
              <w:t>图</w:t>
            </w:r>
            <w:del w:id="494" w:author="Administrator" w:date="2024-05-14T15:37:29Z">
              <w:r>
                <w:rPr>
                  <w:rFonts w:hint="default"/>
                  <w:color w:val="auto"/>
                  <w:highlight w:val="none"/>
                  <w:lang w:val="en-US" w:eastAsia="zh-CN"/>
                  <w:rPrChange w:id="495" w:author="Administrator" w:date="2024-05-15T16:53:26Z">
                    <w:rPr>
                      <w:rFonts w:hint="default"/>
                      <w:color w:val="auto"/>
                      <w:highlight w:val="yellow"/>
                      <w:lang w:val="en-US" w:eastAsia="zh-CN"/>
                    </w:rPr>
                  </w:rPrChange>
                </w:rPr>
                <w:delText>6</w:delText>
              </w:r>
            </w:del>
            <w:ins w:id="496" w:author="Administrator" w:date="2024-05-14T15:37:29Z">
              <w:r>
                <w:rPr>
                  <w:rFonts w:hint="eastAsia"/>
                  <w:color w:val="auto"/>
                  <w:highlight w:val="none"/>
                  <w:lang w:val="en-US" w:eastAsia="zh-CN"/>
                  <w:rPrChange w:id="497" w:author="Administrator" w:date="2024-05-15T16:53:26Z">
                    <w:rPr>
                      <w:rFonts w:hint="eastAsia"/>
                      <w:color w:val="auto"/>
                      <w:highlight w:val="yellow"/>
                      <w:lang w:val="en-US" w:eastAsia="zh-CN"/>
                    </w:rPr>
                  </w:rPrChange>
                </w:rPr>
                <w:t>3</w:t>
              </w:r>
            </w:ins>
            <w:del w:id="498" w:author="Administrator" w:date="2024-05-15T16:29:36Z">
              <w:r>
                <w:rPr>
                  <w:rFonts w:hint="default"/>
                  <w:color w:val="auto"/>
                  <w:highlight w:val="none"/>
                  <w:lang w:val="en-US" w:eastAsia="zh-CN"/>
                  <w:rPrChange w:id="499" w:author="Administrator" w:date="2024-05-15T16:53:26Z">
                    <w:rPr>
                      <w:rFonts w:hint="default"/>
                      <w:color w:val="auto"/>
                      <w:highlight w:val="yellow"/>
                      <w:lang w:val="en-US" w:eastAsia="zh-CN"/>
                    </w:rPr>
                  </w:rPrChange>
                </w:rPr>
                <w:delText>与主体连接检测</w:delText>
              </w:r>
            </w:del>
            <w:ins w:id="500" w:author="Administrator" w:date="2024-05-15T16:29:40Z">
              <w:r>
                <w:rPr>
                  <w:rFonts w:hint="eastAsia"/>
                  <w:color w:val="auto"/>
                  <w:highlight w:val="none"/>
                  <w:lang w:val="en-US" w:eastAsia="zh-CN"/>
                  <w:rPrChange w:id="501" w:author="Administrator" w:date="2024-05-15T16:53:26Z">
                    <w:rPr>
                      <w:rFonts w:hint="eastAsia"/>
                      <w:color w:val="auto"/>
                      <w:highlight w:val="yellow"/>
                      <w:lang w:val="en-US" w:eastAsia="zh-CN"/>
                    </w:rPr>
                  </w:rPrChange>
                </w:rPr>
                <w:t>横梁</w:t>
              </w:r>
            </w:ins>
            <w:ins w:id="502" w:author="Administrator" w:date="2024-05-15T16:29:53Z">
              <w:r>
                <w:rPr>
                  <w:rFonts w:hint="eastAsia"/>
                  <w:color w:val="auto"/>
                  <w:highlight w:val="none"/>
                  <w:lang w:val="en-US" w:eastAsia="zh-CN"/>
                  <w:rPrChange w:id="503" w:author="Administrator" w:date="2024-05-15T16:53:26Z">
                    <w:rPr>
                      <w:rFonts w:hint="eastAsia"/>
                      <w:color w:val="auto"/>
                      <w:highlight w:val="yellow"/>
                      <w:lang w:val="en-US" w:eastAsia="zh-CN"/>
                    </w:rPr>
                  </w:rPrChange>
                </w:rPr>
                <w:t>底部</w:t>
              </w:r>
            </w:ins>
            <w:ins w:id="504" w:author="Administrator" w:date="2024-05-15T16:29:54Z">
              <w:r>
                <w:rPr>
                  <w:rFonts w:hint="eastAsia"/>
                  <w:color w:val="auto"/>
                  <w:highlight w:val="none"/>
                  <w:lang w:val="en-US" w:eastAsia="zh-CN"/>
                  <w:rPrChange w:id="505" w:author="Administrator" w:date="2024-05-15T16:53:26Z">
                    <w:rPr>
                      <w:rFonts w:hint="eastAsia"/>
                      <w:color w:val="auto"/>
                      <w:highlight w:val="yellow"/>
                      <w:lang w:val="en-US" w:eastAsia="zh-CN"/>
                    </w:rPr>
                  </w:rPrChange>
                </w:rPr>
                <w:t>盖板</w:t>
              </w:r>
            </w:ins>
            <w:ins w:id="506" w:author="Administrator" w:date="2024-05-15T16:29:59Z">
              <w:r>
                <w:rPr>
                  <w:rFonts w:hint="eastAsia"/>
                  <w:color w:val="auto"/>
                  <w:highlight w:val="none"/>
                  <w:lang w:val="en-US" w:eastAsia="zh-CN"/>
                  <w:rPrChange w:id="507" w:author="Administrator" w:date="2024-05-15T16:53:26Z">
                    <w:rPr>
                      <w:rFonts w:hint="eastAsia"/>
                      <w:color w:val="auto"/>
                      <w:highlight w:val="yellow"/>
                      <w:lang w:val="en-US" w:eastAsia="zh-CN"/>
                    </w:rPr>
                  </w:rPrChange>
                </w:rPr>
                <w:t>缺失</w:t>
              </w:r>
            </w:ins>
          </w:p>
        </w:tc>
        <w:tc>
          <w:tcPr>
            <w:tcW w:w="4656" w:type="dxa"/>
            <w:vAlign w:val="center"/>
            <w:tcPrChange w:id="508" w:author="Administrator" w:date="2024-05-14T15:37:12Z">
              <w:tcPr>
                <w:tcW w:w="4656" w:type="dxa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beforeAutospacing="0" w:after="0" w:afterLines="5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color w:val="auto"/>
                <w:highlight w:val="none"/>
                <w:lang w:val="en-US" w:eastAsia="zh-CN"/>
                <w:rPrChange w:id="509" w:author="Administrator" w:date="2024-05-15T16:53:26Z">
                  <w:rPr>
                    <w:rFonts w:hint="eastAsia"/>
                    <w:color w:val="auto"/>
                    <w:highlight w:val="yellow"/>
                    <w:lang w:val="en-US" w:eastAsia="zh-CN"/>
                  </w:rPr>
                </w:rPrChange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  <w:rPrChange w:id="510" w:author="Administrator" w:date="2024-05-15T16:53:26Z">
                  <w:rPr>
                    <w:rFonts w:hint="eastAsia"/>
                    <w:color w:val="auto"/>
                    <w:highlight w:val="yellow"/>
                    <w:lang w:val="en-US" w:eastAsia="zh-CN"/>
                  </w:rPr>
                </w:rPrChange>
              </w:rPr>
              <w:t>图4</w:t>
            </w:r>
            <w:ins w:id="511" w:author="Administrator" w:date="2024-05-15T16:32:30Z">
              <w:r>
                <w:rPr>
                  <w:rFonts w:hint="eastAsia"/>
                  <w:color w:val="auto"/>
                  <w:highlight w:val="none"/>
                  <w:lang w:val="en-US" w:eastAsia="zh-CN"/>
                  <w:rPrChange w:id="512" w:author="Administrator" w:date="2024-05-15T16:53:26Z">
                    <w:rPr>
                      <w:rFonts w:hint="eastAsia"/>
                      <w:color w:val="auto"/>
                      <w:highlight w:val="yellow"/>
                      <w:lang w:val="en-US" w:eastAsia="zh-CN"/>
                    </w:rPr>
                  </w:rPrChange>
                </w:rPr>
                <w:t>横梁底部盖板缺失</w:t>
              </w:r>
            </w:ins>
            <w:del w:id="513" w:author="Administrator" w:date="2024-05-15T16:32:30Z">
              <w:r>
                <w:rPr>
                  <w:rFonts w:hint="eastAsia"/>
                  <w:color w:val="auto"/>
                  <w:highlight w:val="none"/>
                  <w:lang w:val="en-US" w:eastAsia="zh-CN"/>
                  <w:rPrChange w:id="514" w:author="Administrator" w:date="2024-05-15T16:53:26Z">
                    <w:rPr>
                      <w:rFonts w:hint="eastAsia"/>
                      <w:color w:val="auto"/>
                      <w:highlight w:val="yellow"/>
                      <w:lang w:val="en-US" w:eastAsia="zh-CN"/>
                    </w:rPr>
                  </w:rPrChange>
                </w:rPr>
                <w:delText>横梁、立柱连接检测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516" w:author="Administrator" w:date="2024-05-14T15:37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gridAfter w:val="1"/>
          <w:wAfter w:w="4656" w:type="dxa"/>
          <w:jc w:val="center"/>
          <w:del w:id="515" w:author="Administrator" w:date="2024-05-14T15:37:12Z"/>
          <w:trPrChange w:id="516" w:author="Administrator" w:date="2024-05-14T15:37:12Z">
            <w:trPr>
              <w:gridAfter w:val="1"/>
              <w:wAfter w:w="4656" w:type="dxa"/>
              <w:jc w:val="center"/>
            </w:trPr>
          </w:trPrChange>
        </w:trPr>
        <w:tc>
          <w:tcPr>
            <w:tcW w:w="4611" w:type="dxa"/>
            <w:vAlign w:val="center"/>
            <w:tcPrChange w:id="517" w:author="Administrator" w:date="2024-05-14T15:37:12Z">
              <w:tcPr>
                <w:tcW w:w="4611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beforeAutospacing="0" w:after="0" w:afterLines="50" w:afterAutospacing="0" w:line="240" w:lineRule="auto"/>
              <w:ind w:left="0" w:leftChars="0" w:firstLine="0" w:firstLineChars="0"/>
              <w:jc w:val="center"/>
              <w:textAlignment w:val="auto"/>
              <w:rPr>
                <w:del w:id="518" w:author="Administrator" w:date="2024-05-14T15:37:12Z"/>
                <w:rFonts w:hint="default"/>
                <w:color w:val="auto"/>
                <w:highlight w:val="none"/>
                <w:lang w:val="en-US" w:eastAsia="zh-CN"/>
                <w:rPrChange w:id="519" w:author="Administrator" w:date="2024-05-15T16:53:26Z">
                  <w:rPr>
                    <w:del w:id="520" w:author="Administrator" w:date="2024-05-14T15:37:12Z"/>
                    <w:rFonts w:hint="eastAsia"/>
                    <w:color w:val="auto"/>
                    <w:lang w:val="en-US" w:eastAsia="zh-CN"/>
                  </w:rPr>
                </w:rPrChange>
              </w:rPr>
            </w:pPr>
            <w:del w:id="521" w:author="Administrator" w:date="2024-05-14T15:37:12Z">
              <w:r>
                <w:rPr>
                  <w:rFonts w:hint="eastAsia"/>
                  <w:color w:val="auto"/>
                  <w:highlight w:val="none"/>
                  <w:lang w:val="en-US" w:eastAsia="zh-CN"/>
                  <w:rPrChange w:id="524" w:author="Administrator" w:date="2024-05-15T16:53:26Z">
                    <w:rPr>
                      <w:rFonts w:hint="eastAsia"/>
                      <w:color w:val="auto"/>
                      <w:lang w:val="en-US" w:eastAsia="zh-CN"/>
                    </w:rPr>
                  </w:rPrChange>
                </w:rPr>
                <w:drawing>
                  <wp:inline distT="0" distB="0" distL="114300" distR="114300">
                    <wp:extent cx="2765425" cy="2073910"/>
                    <wp:effectExtent l="0" t="0" r="15875" b="2540"/>
                    <wp:docPr id="28" name="图片 28" descr="IMG_185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8" name="图片 28" descr="IMG_185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65425" cy="207391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526" w:author="Administrator" w:date="2024-05-14T15:37:12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gridAfter w:val="1"/>
          <w:wAfter w:w="4656" w:type="dxa"/>
          <w:jc w:val="center"/>
          <w:del w:id="525" w:author="Administrator" w:date="2024-05-14T15:37:12Z"/>
          <w:trPrChange w:id="526" w:author="Administrator" w:date="2024-05-14T15:37:12Z">
            <w:trPr>
              <w:gridAfter w:val="1"/>
              <w:wAfter w:w="4656" w:type="dxa"/>
              <w:jc w:val="center"/>
            </w:trPr>
          </w:trPrChange>
        </w:trPr>
        <w:tc>
          <w:tcPr>
            <w:tcW w:w="4611" w:type="dxa"/>
            <w:vAlign w:val="center"/>
            <w:tcPrChange w:id="527" w:author="Administrator" w:date="2024-05-14T15:37:12Z">
              <w:tcPr>
                <w:tcW w:w="4611" w:type="dxa"/>
                <w:gridSpan w:val="2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beforeAutospacing="0" w:after="0" w:afterLines="50" w:afterAutospacing="0" w:line="240" w:lineRule="auto"/>
              <w:ind w:left="0" w:leftChars="0" w:firstLine="0" w:firstLineChars="0"/>
              <w:jc w:val="center"/>
              <w:textAlignment w:val="auto"/>
              <w:rPr>
                <w:del w:id="528" w:author="Administrator" w:date="2024-05-14T15:37:12Z"/>
                <w:rFonts w:hint="default"/>
                <w:color w:val="auto"/>
                <w:highlight w:val="none"/>
                <w:lang w:val="en-US" w:eastAsia="zh-CN"/>
                <w:rPrChange w:id="529" w:author="Administrator" w:date="2024-05-15T16:53:26Z">
                  <w:rPr>
                    <w:del w:id="530" w:author="Administrator" w:date="2024-05-14T15:37:12Z"/>
                    <w:rFonts w:hint="eastAsia"/>
                    <w:color w:val="auto"/>
                    <w:lang w:val="en-US" w:eastAsia="zh-CN"/>
                  </w:rPr>
                </w:rPrChange>
              </w:rPr>
            </w:pPr>
            <w:del w:id="531" w:author="Administrator" w:date="2024-05-14T15:37:12Z">
              <w:r>
                <w:rPr>
                  <w:rFonts w:hint="eastAsia"/>
                  <w:color w:val="auto"/>
                  <w:highlight w:val="none"/>
                  <w:lang w:val="en-US" w:eastAsia="zh-CN"/>
                  <w:rPrChange w:id="532" w:author="Administrator" w:date="2024-05-15T16:53:26Z">
                    <w:rPr>
                      <w:rFonts w:hint="eastAsia"/>
                      <w:color w:val="auto"/>
                      <w:lang w:val="en-US" w:eastAsia="zh-CN"/>
                    </w:rPr>
                  </w:rPrChange>
                </w:rPr>
                <w:delText>图5横梁、立柱连接检测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56" w:type="dxa"/>
          <w:jc w:val="center"/>
          <w:ins w:id="533" w:author="Administrator" w:date="2024-05-15T16:32:51Z"/>
        </w:trPr>
        <w:tc>
          <w:tcPr>
            <w:tcW w:w="461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beforeAutospacing="0" w:after="0" w:afterLines="5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534" w:author="Administrator" w:date="2024-05-15T16:32:51Z"/>
                <w:rFonts w:hint="default"/>
                <w:color w:val="auto"/>
                <w:highlight w:val="none"/>
                <w:lang w:val="en-US" w:eastAsia="zh-CN"/>
                <w:rPrChange w:id="535" w:author="Administrator" w:date="2024-05-15T16:53:26Z">
                  <w:rPr>
                    <w:ins w:id="536" w:author="Administrator" w:date="2024-05-15T16:32:51Z"/>
                    <w:rFonts w:hint="eastAsia"/>
                    <w:color w:val="auto"/>
                    <w:lang w:val="en-US" w:eastAsia="zh-CN"/>
                  </w:rPr>
                </w:rPrChange>
              </w:rPr>
            </w:pPr>
            <w:ins w:id="537" w:author="Administrator" w:date="2024-05-15T16:33:55Z">
              <w:r>
                <w:rPr>
                  <w:rFonts w:hint="eastAsia"/>
                  <w:color w:val="auto"/>
                  <w:highlight w:val="none"/>
                  <w:lang w:val="en-US" w:eastAsia="zh-CN"/>
                  <w:rPrChange w:id="540" w:author="Administrator" w:date="2024-05-15T16:53:26Z">
                    <w:rPr>
                      <w:rFonts w:hint="eastAsia"/>
                      <w:color w:val="auto"/>
                      <w:lang w:val="en-US" w:eastAsia="zh-CN"/>
                    </w:rPr>
                  </w:rPrChange>
                </w:rPr>
                <w:drawing>
                  <wp:inline distT="0" distB="0" distL="114300" distR="114300">
                    <wp:extent cx="2743200" cy="2057400"/>
                    <wp:effectExtent l="0" t="0" r="0" b="0"/>
                    <wp:docPr id="50" name="图片 50" descr="IMG_20240427_15270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0" name="图片 50" descr="IMG_20240427_15270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43200" cy="20574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56" w:type="dxa"/>
          <w:jc w:val="center"/>
          <w:ins w:id="541" w:author="Administrator" w:date="2024-05-15T16:32:55Z"/>
        </w:trPr>
        <w:tc>
          <w:tcPr>
            <w:tcW w:w="461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beforeAutospacing="0" w:after="0" w:afterLines="5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542" w:author="Administrator" w:date="2024-05-15T16:32:55Z"/>
                <w:rFonts w:hint="default"/>
                <w:color w:val="auto"/>
                <w:highlight w:val="none"/>
                <w:lang w:val="en-US" w:eastAsia="zh-CN"/>
                <w:rPrChange w:id="543" w:author="Administrator" w:date="2024-05-15T16:53:26Z">
                  <w:rPr>
                    <w:ins w:id="544" w:author="Administrator" w:date="2024-05-15T16:32:55Z"/>
                    <w:rFonts w:hint="eastAsia"/>
                    <w:color w:val="auto"/>
                    <w:lang w:val="en-US" w:eastAsia="zh-CN"/>
                  </w:rPr>
                </w:rPrChange>
              </w:rPr>
            </w:pPr>
            <w:ins w:id="545" w:author="Administrator" w:date="2024-05-15T16:34:04Z">
              <w:r>
                <w:rPr>
                  <w:rFonts w:hint="eastAsia"/>
                  <w:color w:val="auto"/>
                  <w:highlight w:val="none"/>
                  <w:lang w:val="en-US" w:eastAsia="zh-CN"/>
                  <w:rPrChange w:id="546" w:author="Administrator" w:date="2024-05-15T16:53:26Z">
                    <w:rPr>
                      <w:rFonts w:hint="eastAsia"/>
                      <w:color w:val="auto"/>
                      <w:highlight w:val="yellow"/>
                      <w:lang w:val="en-US" w:eastAsia="zh-CN"/>
                    </w:rPr>
                  </w:rPrChange>
                </w:rPr>
                <w:t>图</w:t>
              </w:r>
            </w:ins>
            <w:ins w:id="547" w:author="Administrator" w:date="2024-05-15T16:34:08Z">
              <w:r>
                <w:rPr>
                  <w:rFonts w:hint="eastAsia"/>
                  <w:color w:val="auto"/>
                  <w:highlight w:val="none"/>
                  <w:lang w:val="en-US" w:eastAsia="zh-CN"/>
                  <w:rPrChange w:id="548" w:author="Administrator" w:date="2024-05-15T16:53:26Z">
                    <w:rPr>
                      <w:rFonts w:hint="eastAsia"/>
                      <w:color w:val="auto"/>
                      <w:highlight w:val="yellow"/>
                      <w:lang w:val="en-US" w:eastAsia="zh-CN"/>
                    </w:rPr>
                  </w:rPrChange>
                </w:rPr>
                <w:t>5</w:t>
              </w:r>
            </w:ins>
            <w:ins w:id="549" w:author="Administrator" w:date="2024-05-15T16:34:23Z">
              <w:r>
                <w:rPr>
                  <w:rFonts w:hint="eastAsia"/>
                  <w:color w:val="auto"/>
                  <w:highlight w:val="none"/>
                  <w:lang w:val="en-US" w:eastAsia="zh-CN"/>
                  <w:rPrChange w:id="550" w:author="Administrator" w:date="2024-05-15T16:53:26Z">
                    <w:rPr>
                      <w:rFonts w:hint="eastAsia"/>
                      <w:color w:val="auto"/>
                      <w:lang w:val="en-US" w:eastAsia="zh-CN"/>
                    </w:rPr>
                  </w:rPrChange>
                </w:rPr>
                <w:t>立柱表面有穿孔</w:t>
              </w:r>
            </w:ins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（2）立柱、横梁参数检测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jc w:val="both"/>
        <w:rPr>
          <w:rFonts w:hint="default"/>
          <w:color w:val="auto"/>
        </w:rPr>
      </w:pPr>
      <w:ins w:id="551" w:author="Administrator" w:date="2024-05-11T14:50:39Z">
        <w:r>
          <w:rPr>
            <w:rFonts w:hint="eastAsia"/>
            <w:color w:val="auto"/>
            <w:lang w:val="en-US" w:eastAsia="zh-CN"/>
          </w:rPr>
          <w:t>对</w:t>
        </w:r>
      </w:ins>
      <w:ins w:id="552" w:author="Administrator" w:date="2024-05-11T14:50:40Z">
        <w:r>
          <w:rPr>
            <w:rFonts w:hint="eastAsia"/>
            <w:color w:val="auto"/>
            <w:lang w:val="en-US" w:eastAsia="zh-CN"/>
          </w:rPr>
          <w:t>现场</w:t>
        </w:r>
      </w:ins>
      <w:del w:id="553" w:author="Administrator" w:date="2024-05-11T14:50:34Z">
        <w:r>
          <w:rPr>
            <w:rFonts w:hint="default"/>
            <w:color w:val="auto"/>
          </w:rPr>
          <w:delText>因</w:delText>
        </w:r>
      </w:del>
      <w:r>
        <w:rPr>
          <w:rFonts w:hint="default"/>
          <w:color w:val="auto"/>
        </w:rPr>
        <w:t>立柱、横梁外观质量基本完好</w:t>
      </w:r>
      <w:ins w:id="554" w:author="Administrator" w:date="2024-05-11T14:50:44Z">
        <w:r>
          <w:rPr>
            <w:rFonts w:hint="eastAsia"/>
            <w:color w:val="auto"/>
            <w:lang w:val="en-US" w:eastAsia="zh-CN"/>
          </w:rPr>
          <w:t>的</w:t>
        </w:r>
      </w:ins>
      <w:ins w:id="555" w:author="Administrator" w:date="2024-05-11T14:50:45Z">
        <w:r>
          <w:rPr>
            <w:rFonts w:hint="eastAsia"/>
            <w:color w:val="auto"/>
            <w:lang w:val="en-US" w:eastAsia="zh-CN"/>
          </w:rPr>
          <w:t>构件</w:t>
        </w:r>
      </w:ins>
      <w:r>
        <w:rPr>
          <w:rFonts w:hint="default"/>
          <w:color w:val="auto"/>
        </w:rPr>
        <w:t>，现场随机抽取</w:t>
      </w:r>
      <w:r>
        <w:rPr>
          <w:rFonts w:hint="eastAsia"/>
          <w:color w:val="auto"/>
          <w:lang w:val="en-US" w:eastAsia="zh-CN"/>
        </w:rPr>
        <w:t>横梁、立柱各22</w:t>
      </w:r>
      <w:r>
        <w:rPr>
          <w:rFonts w:hint="default"/>
          <w:color w:val="auto"/>
        </w:rPr>
        <w:t>个构件采用</w:t>
      </w:r>
      <w:r>
        <w:rPr>
          <w:rFonts w:hint="eastAsia"/>
          <w:color w:val="auto"/>
          <w:lang w:val="en-US" w:eastAsia="zh-CN"/>
        </w:rPr>
        <w:t>钢直</w:t>
      </w:r>
      <w:r>
        <w:rPr>
          <w:rFonts w:hint="default"/>
          <w:color w:val="auto"/>
        </w:rPr>
        <w:t>尺和涂层厚度测量仪分别对立柱、横梁的壁厚及表面涂膜模厚进行测量，测量结果见</w:t>
      </w:r>
      <w:r>
        <w:rPr>
          <w:rFonts w:hint="eastAsia"/>
          <w:color w:val="auto"/>
          <w:lang w:val="en-US" w:eastAsia="zh-CN"/>
        </w:rPr>
        <w:t>下表</w:t>
      </w:r>
      <w:r>
        <w:rPr>
          <w:rFonts w:hint="default"/>
          <w:color w:val="auto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jc w:val="center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pacing w:val="-2"/>
          <w:sz w:val="24"/>
          <w:szCs w:val="24"/>
        </w:rPr>
        <w:t>表</w:t>
      </w:r>
      <w:r>
        <w:rPr>
          <w:rFonts w:hint="eastAsia" w:cs="Times New Roman"/>
          <w:color w:val="auto"/>
          <w:spacing w:val="-2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color w:val="auto"/>
          <w:spacing w:val="-7"/>
          <w:sz w:val="24"/>
          <w:szCs w:val="24"/>
        </w:rPr>
        <w:t>-</w:t>
      </w:r>
      <w:r>
        <w:rPr>
          <w:rFonts w:hint="default" w:ascii="Times New Roman" w:hAnsi="Times New Roman" w:eastAsia="宋体" w:cs="Times New Roman"/>
          <w:color w:val="auto"/>
          <w:spacing w:val="-2"/>
          <w:sz w:val="24"/>
          <w:szCs w:val="24"/>
        </w:rPr>
        <w:t>1</w:t>
      </w:r>
      <w:r>
        <w:rPr>
          <w:rFonts w:hint="eastAsia" w:ascii="宋体" w:hAnsi="宋体" w:eastAsia="宋体" w:cs="宋体"/>
          <w:color w:val="auto"/>
          <w:spacing w:val="-2"/>
          <w:sz w:val="24"/>
          <w:szCs w:val="24"/>
        </w:rPr>
        <w:t>：</w:t>
      </w:r>
      <w:r>
        <w:rPr>
          <w:rFonts w:hint="eastAsia" w:ascii="宋体" w:hAnsi="宋体" w:cs="宋体"/>
          <w:color w:val="auto"/>
          <w:spacing w:val="-2"/>
          <w:sz w:val="24"/>
          <w:szCs w:val="24"/>
          <w:lang w:val="en-US" w:eastAsia="zh-CN"/>
        </w:rPr>
        <w:t>玻璃幕墙</w:t>
      </w:r>
      <w:r>
        <w:rPr>
          <w:rFonts w:hint="eastAsia" w:ascii="宋体" w:hAnsi="宋体" w:eastAsia="宋体" w:cs="宋体"/>
          <w:color w:val="auto"/>
          <w:spacing w:val="-2"/>
          <w:sz w:val="24"/>
          <w:szCs w:val="24"/>
        </w:rPr>
        <w:t>立柱、横梁参数</w:t>
      </w:r>
    </w:p>
    <w:tbl>
      <w:tblPr>
        <w:tblStyle w:val="13"/>
        <w:tblW w:w="5146" w:type="pct"/>
        <w:jc w:val="center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  <w:tblPrChange w:id="556" w:author="Administrator" w:date="2024-05-14T16:16:54Z">
          <w:tblPr>
            <w:tblStyle w:val="13"/>
            <w:tblW w:w="5143" w:type="pct"/>
            <w:jc w:val="center"/>
            <w:tbl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insideH w:val="single" w:color="000000" w:sz="2" w:space="0"/>
              <w:insideV w:val="single" w:color="000000" w:sz="2" w:space="0"/>
            </w:tblBorders>
            <w:tblLayout w:type="autofit"/>
            <w:tblCellMar>
              <w:top w:w="0" w:type="dxa"/>
              <w:left w:w="0" w:type="dxa"/>
              <w:bottom w:w="0" w:type="dxa"/>
              <w:right w:w="0" w:type="dxa"/>
            </w:tblCellMar>
          </w:tblPr>
        </w:tblPrChange>
      </w:tblPr>
      <w:tblGrid>
        <w:gridCol w:w="584"/>
        <w:gridCol w:w="2795"/>
        <w:gridCol w:w="785"/>
        <w:gridCol w:w="729"/>
        <w:gridCol w:w="926"/>
        <w:gridCol w:w="904"/>
        <w:gridCol w:w="1667"/>
        <w:gridCol w:w="1651"/>
        <w:tblGridChange w:id="557">
          <w:tblGrid>
            <w:gridCol w:w="585"/>
            <w:gridCol w:w="2794"/>
            <w:gridCol w:w="785"/>
            <w:gridCol w:w="729"/>
            <w:gridCol w:w="927"/>
            <w:gridCol w:w="903"/>
            <w:gridCol w:w="1666"/>
            <w:gridCol w:w="1646"/>
          </w:tblGrid>
        </w:tblGridChange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558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cantSplit/>
          <w:trHeight w:val="589" w:hRule="atLeast"/>
          <w:jc w:val="center"/>
          <w:trPrChange w:id="558" w:author="Administrator" w:date="2024-05-14T16:16:54Z">
            <w:trPr>
              <w:cantSplit/>
              <w:trHeight w:val="589" w:hRule="atLeast"/>
              <w:jc w:val="center"/>
            </w:trPr>
          </w:trPrChange>
        </w:trPr>
        <w:tc>
          <w:tcPr>
            <w:tcW w:w="291" w:type="pct"/>
            <w:vMerge w:val="restart"/>
            <w:noWrap w:val="0"/>
            <w:vAlign w:val="center"/>
            <w:tcPrChange w:id="559" w:author="Administrator" w:date="2024-05-14T16:16:54Z">
              <w:tcPr>
                <w:tcW w:w="292" w:type="pct"/>
                <w:vMerge w:val="restart"/>
                <w:noWrap w:val="0"/>
                <w:vAlign w:val="center"/>
              </w:tcPr>
            </w:tcPrChange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72"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构件名称</w:t>
            </w:r>
          </w:p>
        </w:tc>
        <w:tc>
          <w:tcPr>
            <w:tcW w:w="1392" w:type="pct"/>
            <w:vMerge w:val="restart"/>
            <w:noWrap w:val="0"/>
            <w:vAlign w:val="center"/>
            <w:tcPrChange w:id="560" w:author="Administrator" w:date="2024-05-14T16:16:54Z">
              <w:tcPr>
                <w:tcW w:w="1392" w:type="pct"/>
                <w:vMerge w:val="restart"/>
                <w:noWrap w:val="0"/>
                <w:vAlign w:val="center"/>
              </w:tcPr>
            </w:tcPrChange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72" w:line="240" w:lineRule="auto"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位置</w:t>
            </w:r>
            <w:r>
              <w:rPr>
                <w:sz w:val="24"/>
                <w:szCs w:val="24"/>
              </w:rPr>
              <w:t>编号</w:t>
            </w:r>
          </w:p>
        </w:tc>
        <w:tc>
          <w:tcPr>
            <w:tcW w:w="754" w:type="pct"/>
            <w:gridSpan w:val="2"/>
            <w:noWrap w:val="0"/>
            <w:vAlign w:val="center"/>
            <w:tcPrChange w:id="561" w:author="Administrator" w:date="2024-05-14T16:16:54Z">
              <w:tcPr>
                <w:tcW w:w="754" w:type="pct"/>
                <w:gridSpan w:val="2"/>
                <w:noWrap w:val="0"/>
                <w:vAlign w:val="center"/>
              </w:tcPr>
            </w:tcPrChange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20" w:line="240" w:lineRule="auto"/>
              <w:ind w:left="0" w:leftChars="0" w:firstLine="0" w:firstLineChars="0"/>
              <w:jc w:val="center"/>
              <w:textAlignment w:val="auto"/>
              <w:rPr>
                <w:rFonts w:hint="eastAsia" w:ascii="Times New Roman" w:eastAsia="宋体"/>
                <w:sz w:val="24"/>
                <w:szCs w:val="24"/>
                <w:lang w:eastAsia="zh-CN"/>
              </w:rPr>
            </w:pPr>
            <w:r>
              <w:rPr>
                <w:spacing w:val="6"/>
                <w:sz w:val="24"/>
                <w:szCs w:val="24"/>
              </w:rPr>
              <w:t>壁厚</w:t>
            </w:r>
            <w:r>
              <w:rPr>
                <w:rFonts w:hint="eastAsia"/>
                <w:spacing w:val="6"/>
                <w:sz w:val="24"/>
                <w:szCs w:val="24"/>
                <w:lang w:eastAsia="zh-CN"/>
              </w:rPr>
              <w:t>（</w:t>
            </w:r>
            <w:r>
              <w:rPr>
                <w:rFonts w:ascii="Times New Roman" w:eastAsia="Times New Roman"/>
                <w:sz w:val="24"/>
                <w:szCs w:val="24"/>
              </w:rPr>
              <w:t>mm</w:t>
            </w:r>
            <w:r>
              <w:rPr>
                <w:rFonts w:hint="eastAsia" w:ascii="Times New Roman" w:eastAsia="宋体"/>
                <w:sz w:val="24"/>
                <w:szCs w:val="24"/>
                <w:lang w:eastAsia="zh-CN"/>
              </w:rPr>
              <w:t>）</w:t>
            </w:r>
          </w:p>
        </w:tc>
        <w:tc>
          <w:tcPr>
            <w:tcW w:w="911" w:type="pct"/>
            <w:gridSpan w:val="2"/>
            <w:noWrap w:val="0"/>
            <w:vAlign w:val="center"/>
            <w:tcPrChange w:id="562" w:author="Administrator" w:date="2024-05-14T16:16:54Z">
              <w:tcPr>
                <w:tcW w:w="912" w:type="pct"/>
                <w:gridSpan w:val="2"/>
                <w:noWrap w:val="0"/>
                <w:vAlign w:val="center"/>
              </w:tcPr>
            </w:tcPrChange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20" w:line="240" w:lineRule="auto"/>
              <w:ind w:left="0" w:leftChars="0" w:firstLine="0" w:firstLineChars="0"/>
              <w:jc w:val="center"/>
              <w:textAlignment w:val="auto"/>
              <w:rPr>
                <w:rFonts w:hint="eastAsia" w:eastAsia="宋体"/>
                <w:spacing w:val="6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pacing w:val="6"/>
                <w:sz w:val="24"/>
                <w:szCs w:val="24"/>
                <w:lang w:val="en-US" w:eastAsia="zh-CN"/>
              </w:rPr>
              <w:t>涂膜厚度（</w:t>
            </w:r>
            <m:oMath>
              <m:r>
                <m:rPr>
                  <m:sty m:val="p"/>
                </m:rPr>
                <w:rPr>
                  <w:rFonts w:hint="default" w:ascii="Cambria Math" w:hAnsi="Cambria Math"/>
                  <w:spacing w:val="6"/>
                  <w:sz w:val="24"/>
                  <w:szCs w:val="24"/>
                  <w:lang w:val="en-US"/>
                </w:rPr>
                <m:t>μ</m:t>
              </m:r>
              <m:r>
                <m:rPr>
                  <m:sty m:val="p"/>
                </m:rPr>
                <w:rPr>
                  <w:rFonts w:hint="default" w:ascii="Cambria Math" w:hAnsi="Cambria Math"/>
                  <w:spacing w:val="6"/>
                  <w:sz w:val="24"/>
                  <w:szCs w:val="24"/>
                  <w:lang w:val="en-US" w:eastAsia="zh-CN"/>
                </w:rPr>
                <m:t>m</m:t>
              </m:r>
            </m:oMath>
            <w:r>
              <w:rPr>
                <w:rFonts w:hint="eastAsia"/>
                <w:spacing w:val="6"/>
                <w:sz w:val="24"/>
                <w:szCs w:val="24"/>
                <w:lang w:val="en-US" w:eastAsia="zh-CN"/>
              </w:rPr>
              <w:t>）</w:t>
            </w:r>
          </w:p>
        </w:tc>
        <w:tc>
          <w:tcPr>
            <w:tcW w:w="830" w:type="pct"/>
            <w:noWrap w:val="0"/>
            <w:vAlign w:val="center"/>
            <w:tcPrChange w:id="563" w:author="Administrator" w:date="2024-05-14T16:16:54Z">
              <w:tcPr>
                <w:tcW w:w="830" w:type="pct"/>
                <w:noWrap w:val="0"/>
                <w:vAlign w:val="center"/>
              </w:tcPr>
            </w:tcPrChange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20" w:line="240" w:lineRule="auto"/>
              <w:ind w:left="0" w:leftChars="0" w:firstLine="0" w:firstLineChars="0"/>
              <w:jc w:val="center"/>
              <w:textAlignment w:val="auto"/>
              <w:rPr>
                <w:ins w:id="564" w:author="Administrator" w:date="2024-05-11T14:53:08Z"/>
                <w:rFonts w:hint="eastAsia"/>
                <w:spacing w:val="6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pacing w:val="6"/>
                <w:sz w:val="24"/>
                <w:szCs w:val="24"/>
                <w:lang w:val="en-US" w:eastAsia="zh-CN"/>
              </w:rPr>
              <w:t>截面尺寸</w:t>
            </w:r>
          </w:p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2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pacing w:val="6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pacing w:val="6"/>
                <w:sz w:val="24"/>
                <w:szCs w:val="24"/>
                <w:lang w:eastAsia="zh-CN"/>
              </w:rPr>
              <w:t>（</w:t>
            </w:r>
            <w:r>
              <w:rPr>
                <w:rFonts w:ascii="Times New Roman" w:eastAsia="Times New Roman"/>
                <w:sz w:val="24"/>
                <w:szCs w:val="24"/>
              </w:rPr>
              <w:t>mm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/>
                <w:kern w:val="0"/>
                <w:sz w:val="24"/>
                <w:szCs w:val="24"/>
                <w:highlight w:val="none"/>
                <w:lang w:val="en-US" w:eastAsia="zh-CN" w:bidi="ar"/>
              </w:rPr>
              <w:t>×</w:t>
            </w:r>
            <w:r>
              <w:rPr>
                <w:rFonts w:ascii="Times New Roman" w:eastAsia="Times New Roman"/>
                <w:sz w:val="24"/>
                <w:szCs w:val="24"/>
              </w:rPr>
              <w:t>mm</w:t>
            </w:r>
            <w:r>
              <w:rPr>
                <w:rFonts w:hint="eastAsia" w:ascii="Times New Roman" w:eastAsia="宋体"/>
                <w:sz w:val="24"/>
                <w:szCs w:val="24"/>
                <w:lang w:eastAsia="zh-CN"/>
              </w:rPr>
              <w:t>）</w:t>
            </w:r>
          </w:p>
        </w:tc>
        <w:tc>
          <w:tcPr>
            <w:tcW w:w="820" w:type="pct"/>
            <w:vMerge w:val="restart"/>
            <w:noWrap w:val="0"/>
            <w:vAlign w:val="center"/>
            <w:tcPrChange w:id="565" w:author="Administrator" w:date="2024-05-14T16:16:54Z">
              <w:tcPr>
                <w:tcW w:w="818" w:type="pct"/>
                <w:vMerge w:val="restart"/>
                <w:noWrap w:val="0"/>
                <w:vAlign w:val="center"/>
              </w:tcPr>
            </w:tcPrChange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20"/>
              <w:ind w:left="0" w:leftChars="0" w:firstLine="0" w:firstLineChars="0"/>
              <w:jc w:val="center"/>
              <w:textAlignment w:val="auto"/>
              <w:rPr>
                <w:rFonts w:hint="default"/>
                <w:spacing w:val="6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pacing w:val="6"/>
                <w:sz w:val="24"/>
                <w:szCs w:val="24"/>
                <w:lang w:val="en-US" w:eastAsia="zh-CN"/>
              </w:rPr>
              <w:t>跨度（mm）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566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cantSplit/>
          <w:trHeight w:val="600" w:hRule="atLeast"/>
          <w:jc w:val="center"/>
          <w:trPrChange w:id="566" w:author="Administrator" w:date="2024-05-14T16:16:54Z">
            <w:trPr>
              <w:cantSplit/>
              <w:trHeight w:val="600" w:hRule="atLeast"/>
              <w:jc w:val="center"/>
            </w:trPr>
          </w:trPrChange>
        </w:trPr>
        <w:tc>
          <w:tcPr>
            <w:tcW w:w="291" w:type="pct"/>
            <w:vMerge w:val="continue"/>
            <w:tcBorders>
              <w:top w:val="nil"/>
            </w:tcBorders>
            <w:noWrap w:val="0"/>
            <w:vAlign w:val="center"/>
            <w:tcPrChange w:id="567" w:author="Administrator" w:date="2024-05-14T16:16:54Z">
              <w:tcPr>
                <w:tcW w:w="292" w:type="pct"/>
                <w:vMerge w:val="continue"/>
                <w:tcBorders>
                  <w:top w:val="nil"/>
                </w:tcBorders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vMerge w:val="continue"/>
            <w:tcBorders>
              <w:top w:val="nil"/>
            </w:tcBorders>
            <w:noWrap w:val="0"/>
            <w:vAlign w:val="center"/>
            <w:tcPrChange w:id="568" w:author="Administrator" w:date="2024-05-14T16:16:54Z">
              <w:tcPr>
                <w:tcW w:w="1392" w:type="pct"/>
                <w:vMerge w:val="continue"/>
                <w:tcBorders>
                  <w:top w:val="nil"/>
                </w:tcBorders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ind w:left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391" w:type="pct"/>
            <w:noWrap w:val="0"/>
            <w:vAlign w:val="center"/>
            <w:tcPrChange w:id="569" w:author="Administrator" w:date="2024-05-14T16:16:54Z">
              <w:tcPr>
                <w:tcW w:w="391" w:type="pct"/>
                <w:noWrap w:val="0"/>
                <w:vAlign w:val="center"/>
              </w:tcPr>
            </w:tcPrChange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20" w:line="240" w:lineRule="auto"/>
              <w:ind w:left="0" w:leftChars="0" w:right="0" w:firstLine="0" w:firstLineChars="0"/>
              <w:jc w:val="center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实测值</w:t>
            </w:r>
          </w:p>
        </w:tc>
        <w:tc>
          <w:tcPr>
            <w:tcW w:w="363" w:type="pct"/>
            <w:noWrap w:val="0"/>
            <w:vAlign w:val="center"/>
            <w:tcPrChange w:id="570" w:author="Administrator" w:date="2024-05-14T16:16:54Z">
              <w:tcPr>
                <w:tcW w:w="362" w:type="pct"/>
                <w:noWrap w:val="0"/>
                <w:vAlign w:val="center"/>
              </w:tcPr>
            </w:tcPrChange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20" w:line="240" w:lineRule="auto"/>
              <w:ind w:left="0" w:leftChars="0" w:right="0" w:firstLine="0" w:firstLineChars="0"/>
              <w:jc w:val="center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允许值</w:t>
            </w:r>
          </w:p>
        </w:tc>
        <w:tc>
          <w:tcPr>
            <w:tcW w:w="461" w:type="pct"/>
            <w:noWrap w:val="0"/>
            <w:vAlign w:val="center"/>
            <w:tcPrChange w:id="571" w:author="Administrator" w:date="2024-05-14T16:16:54Z">
              <w:tcPr>
                <w:tcW w:w="462" w:type="pct"/>
                <w:noWrap w:val="0"/>
                <w:vAlign w:val="center"/>
              </w:tcPr>
            </w:tcPrChange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20" w:line="240" w:lineRule="auto"/>
              <w:ind w:left="0" w:leftChars="0" w:right="0" w:firstLine="0" w:firstLineChars="0"/>
              <w:jc w:val="center"/>
              <w:textAlignment w:val="auto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实测值</w:t>
            </w:r>
          </w:p>
        </w:tc>
        <w:tc>
          <w:tcPr>
            <w:tcW w:w="449" w:type="pct"/>
            <w:noWrap w:val="0"/>
            <w:vAlign w:val="center"/>
            <w:tcPrChange w:id="572" w:author="Administrator" w:date="2024-05-14T16:16:54Z">
              <w:tcPr>
                <w:tcW w:w="449" w:type="pct"/>
                <w:noWrap w:val="0"/>
                <w:vAlign w:val="center"/>
              </w:tcPr>
            </w:tcPrChange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20" w:line="240" w:lineRule="auto"/>
              <w:ind w:left="0" w:leftChars="0" w:right="0" w:firstLine="0" w:firstLineChars="0"/>
              <w:jc w:val="center"/>
              <w:textAlignment w:val="auto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允许值</w:t>
            </w:r>
          </w:p>
        </w:tc>
        <w:tc>
          <w:tcPr>
            <w:tcW w:w="830" w:type="pct"/>
            <w:noWrap w:val="0"/>
            <w:vAlign w:val="center"/>
            <w:tcPrChange w:id="573" w:author="Administrator" w:date="2024-05-14T16:16:54Z">
              <w:tcPr>
                <w:tcW w:w="830" w:type="pct"/>
                <w:noWrap w:val="0"/>
                <w:vAlign w:val="center"/>
              </w:tcPr>
            </w:tcPrChange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20" w:line="240" w:lineRule="auto"/>
              <w:ind w:left="0" w:leftChars="0" w:right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实测值</w:t>
            </w:r>
          </w:p>
        </w:tc>
        <w:tc>
          <w:tcPr>
            <w:tcW w:w="820" w:type="pct"/>
            <w:vMerge w:val="continue"/>
            <w:noWrap w:val="0"/>
            <w:vAlign w:val="center"/>
            <w:tcPrChange w:id="574" w:author="Administrator" w:date="2024-05-14T16:16:54Z">
              <w:tcPr>
                <w:tcW w:w="818" w:type="pct"/>
                <w:vMerge w:val="continue"/>
                <w:noWrap w:val="0"/>
                <w:vAlign w:val="center"/>
              </w:tcPr>
            </w:tcPrChange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20"/>
              <w:ind w:left="0" w:leftChars="0" w:right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575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575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restart"/>
            <w:noWrap w:val="0"/>
            <w:vAlign w:val="center"/>
            <w:tcPrChange w:id="576" w:author="Administrator" w:date="2024-05-14T16:16:54Z">
              <w:tcPr>
                <w:tcW w:w="292" w:type="pct"/>
                <w:vMerge w:val="restar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zh-CN"/>
              </w:rPr>
              <w:t>立柱</w:t>
            </w:r>
          </w:p>
        </w:tc>
        <w:tc>
          <w:tcPr>
            <w:tcW w:w="1392" w:type="pct"/>
            <w:noWrap w:val="0"/>
            <w:vAlign w:val="center"/>
            <w:tcPrChange w:id="577" w:author="Administrator" w:date="2024-05-14T16:16:54Z">
              <w:tcPr>
                <w:tcW w:w="2794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二层南面西起第四处</w:t>
            </w:r>
          </w:p>
        </w:tc>
        <w:tc>
          <w:tcPr>
            <w:tcW w:w="391" w:type="pct"/>
            <w:noWrap w:val="0"/>
            <w:vAlign w:val="center"/>
            <w:tcPrChange w:id="578" w:author="Administrator" w:date="2024-05-14T16:16:54Z">
              <w:tcPr>
                <w:tcW w:w="785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3.56 </w:t>
            </w:r>
          </w:p>
        </w:tc>
        <w:tc>
          <w:tcPr>
            <w:tcW w:w="363" w:type="pct"/>
            <w:noWrap w:val="0"/>
            <w:vAlign w:val="center"/>
            <w:tcPrChange w:id="579" w:author="Administrator" w:date="2024-05-14T16:16:54Z">
              <w:tcPr>
                <w:tcW w:w="729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580" w:author="Administrator" w:date="2024-05-14T16:16:54Z">
              <w:tcPr>
                <w:tcW w:w="927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52.9</w:t>
            </w:r>
          </w:p>
        </w:tc>
        <w:tc>
          <w:tcPr>
            <w:tcW w:w="449" w:type="pct"/>
            <w:noWrap w:val="0"/>
            <w:vAlign w:val="center"/>
            <w:tcPrChange w:id="581" w:author="Administrator" w:date="2024-05-14T16:16:54Z">
              <w:tcPr>
                <w:tcW w:w="903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582" w:author="Administrator" w:date="2024-05-14T16:16:54Z">
              <w:tcPr>
                <w:tcW w:w="166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104×240</w:t>
            </w:r>
          </w:p>
        </w:tc>
        <w:tc>
          <w:tcPr>
            <w:tcW w:w="820" w:type="pct"/>
            <w:noWrap w:val="0"/>
            <w:vAlign w:val="center"/>
            <w:tcPrChange w:id="583" w:author="Administrator" w:date="2024-05-14T16:16:54Z">
              <w:tcPr>
                <w:tcW w:w="164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584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584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585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586" w:author="Administrator" w:date="2024-05-14T16:16:54Z">
              <w:tcPr>
                <w:tcW w:w="2794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二层西面北起第二处</w:t>
            </w:r>
          </w:p>
        </w:tc>
        <w:tc>
          <w:tcPr>
            <w:tcW w:w="391" w:type="pct"/>
            <w:noWrap w:val="0"/>
            <w:vAlign w:val="center"/>
            <w:tcPrChange w:id="587" w:author="Administrator" w:date="2024-05-14T16:16:54Z">
              <w:tcPr>
                <w:tcW w:w="785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3.08 </w:t>
            </w:r>
          </w:p>
        </w:tc>
        <w:tc>
          <w:tcPr>
            <w:tcW w:w="363" w:type="pct"/>
            <w:noWrap w:val="0"/>
            <w:vAlign w:val="center"/>
            <w:tcPrChange w:id="588" w:author="Administrator" w:date="2024-05-14T16:16:54Z">
              <w:tcPr>
                <w:tcW w:w="729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589" w:author="Administrator" w:date="2024-05-14T16:16:54Z">
              <w:tcPr>
                <w:tcW w:w="927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51.5</w:t>
            </w:r>
          </w:p>
        </w:tc>
        <w:tc>
          <w:tcPr>
            <w:tcW w:w="449" w:type="pct"/>
            <w:noWrap w:val="0"/>
            <w:vAlign w:val="center"/>
            <w:tcPrChange w:id="590" w:author="Administrator" w:date="2024-05-14T16:16:54Z">
              <w:tcPr>
                <w:tcW w:w="903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591" w:author="Administrator" w:date="2024-05-14T16:16:54Z">
              <w:tcPr>
                <w:tcW w:w="166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104×240</w:t>
            </w:r>
          </w:p>
        </w:tc>
        <w:tc>
          <w:tcPr>
            <w:tcW w:w="820" w:type="pct"/>
            <w:noWrap w:val="0"/>
            <w:vAlign w:val="center"/>
            <w:tcPrChange w:id="592" w:author="Administrator" w:date="2024-05-14T16:16:54Z">
              <w:tcPr>
                <w:tcW w:w="164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593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593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594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595" w:author="Administrator" w:date="2024-05-14T16:16:54Z">
              <w:tcPr>
                <w:tcW w:w="2794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二层西面北起第三处</w:t>
            </w:r>
          </w:p>
        </w:tc>
        <w:tc>
          <w:tcPr>
            <w:tcW w:w="391" w:type="pct"/>
            <w:noWrap w:val="0"/>
            <w:vAlign w:val="center"/>
            <w:tcPrChange w:id="596" w:author="Administrator" w:date="2024-05-14T16:16:54Z">
              <w:tcPr>
                <w:tcW w:w="785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3.07 </w:t>
            </w:r>
          </w:p>
        </w:tc>
        <w:tc>
          <w:tcPr>
            <w:tcW w:w="363" w:type="pct"/>
            <w:noWrap w:val="0"/>
            <w:vAlign w:val="center"/>
            <w:tcPrChange w:id="597" w:author="Administrator" w:date="2024-05-14T16:16:54Z">
              <w:tcPr>
                <w:tcW w:w="729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598" w:author="Administrator" w:date="2024-05-14T16:16:54Z">
              <w:tcPr>
                <w:tcW w:w="927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57.4</w:t>
            </w:r>
          </w:p>
        </w:tc>
        <w:tc>
          <w:tcPr>
            <w:tcW w:w="449" w:type="pct"/>
            <w:noWrap w:val="0"/>
            <w:vAlign w:val="center"/>
            <w:tcPrChange w:id="599" w:author="Administrator" w:date="2024-05-14T16:16:54Z">
              <w:tcPr>
                <w:tcW w:w="903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600" w:author="Administrator" w:date="2024-05-14T16:16:54Z">
              <w:tcPr>
                <w:tcW w:w="166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104×240</w:t>
            </w:r>
          </w:p>
        </w:tc>
        <w:tc>
          <w:tcPr>
            <w:tcW w:w="820" w:type="pct"/>
            <w:noWrap w:val="0"/>
            <w:vAlign w:val="center"/>
            <w:tcPrChange w:id="601" w:author="Administrator" w:date="2024-05-14T16:16:54Z">
              <w:tcPr>
                <w:tcW w:w="164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602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602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603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604" w:author="Administrator" w:date="2024-05-14T16:16:54Z">
              <w:tcPr>
                <w:tcW w:w="2794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二层西面北起第九处</w:t>
            </w:r>
          </w:p>
        </w:tc>
        <w:tc>
          <w:tcPr>
            <w:tcW w:w="391" w:type="pct"/>
            <w:noWrap w:val="0"/>
            <w:vAlign w:val="center"/>
            <w:tcPrChange w:id="605" w:author="Administrator" w:date="2024-05-14T16:16:54Z">
              <w:tcPr>
                <w:tcW w:w="785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3.15 </w:t>
            </w:r>
          </w:p>
        </w:tc>
        <w:tc>
          <w:tcPr>
            <w:tcW w:w="363" w:type="pct"/>
            <w:noWrap w:val="0"/>
            <w:vAlign w:val="center"/>
            <w:tcPrChange w:id="606" w:author="Administrator" w:date="2024-05-14T16:16:54Z">
              <w:tcPr>
                <w:tcW w:w="729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607" w:author="Administrator" w:date="2024-05-14T16:16:54Z">
              <w:tcPr>
                <w:tcW w:w="927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52.5</w:t>
            </w:r>
          </w:p>
        </w:tc>
        <w:tc>
          <w:tcPr>
            <w:tcW w:w="449" w:type="pct"/>
            <w:noWrap w:val="0"/>
            <w:vAlign w:val="center"/>
            <w:tcPrChange w:id="608" w:author="Administrator" w:date="2024-05-14T16:16:54Z">
              <w:tcPr>
                <w:tcW w:w="903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609" w:author="Administrator" w:date="2024-05-14T16:16:54Z">
              <w:tcPr>
                <w:tcW w:w="166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104×240</w:t>
            </w:r>
          </w:p>
        </w:tc>
        <w:tc>
          <w:tcPr>
            <w:tcW w:w="820" w:type="pct"/>
            <w:noWrap w:val="0"/>
            <w:vAlign w:val="center"/>
            <w:tcPrChange w:id="610" w:author="Administrator" w:date="2024-05-14T16:16:54Z">
              <w:tcPr>
                <w:tcW w:w="164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 w:ascii="Times New Roman" w:hAnsi="Times New Roman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611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611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612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613" w:author="Administrator" w:date="2024-05-14T16:16:54Z">
              <w:tcPr>
                <w:tcW w:w="2794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二层西面南起第二处</w:t>
            </w:r>
          </w:p>
        </w:tc>
        <w:tc>
          <w:tcPr>
            <w:tcW w:w="391" w:type="pct"/>
            <w:noWrap w:val="0"/>
            <w:vAlign w:val="center"/>
            <w:tcPrChange w:id="614" w:author="Administrator" w:date="2024-05-14T16:16:54Z">
              <w:tcPr>
                <w:tcW w:w="785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2.76 </w:t>
            </w:r>
          </w:p>
        </w:tc>
        <w:tc>
          <w:tcPr>
            <w:tcW w:w="363" w:type="pct"/>
            <w:noWrap w:val="0"/>
            <w:vAlign w:val="center"/>
            <w:tcPrChange w:id="615" w:author="Administrator" w:date="2024-05-14T16:16:54Z">
              <w:tcPr>
                <w:tcW w:w="729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616" w:author="Administrator" w:date="2024-05-14T16:16:54Z">
              <w:tcPr>
                <w:tcW w:w="927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49.8</w:t>
            </w:r>
          </w:p>
        </w:tc>
        <w:tc>
          <w:tcPr>
            <w:tcW w:w="449" w:type="pct"/>
            <w:noWrap w:val="0"/>
            <w:vAlign w:val="center"/>
            <w:tcPrChange w:id="617" w:author="Administrator" w:date="2024-05-14T16:16:54Z">
              <w:tcPr>
                <w:tcW w:w="903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618" w:author="Administrator" w:date="2024-05-14T16:16:54Z">
              <w:tcPr>
                <w:tcW w:w="166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104×240</w:t>
            </w:r>
          </w:p>
        </w:tc>
        <w:tc>
          <w:tcPr>
            <w:tcW w:w="820" w:type="pct"/>
            <w:noWrap w:val="0"/>
            <w:vAlign w:val="center"/>
            <w:tcPrChange w:id="619" w:author="Administrator" w:date="2024-05-14T16:16:54Z">
              <w:tcPr>
                <w:tcW w:w="164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 w:ascii="Times New Roman" w:hAnsi="Times New Roman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620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620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621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622" w:author="Administrator" w:date="2024-05-14T16:16:54Z">
              <w:tcPr>
                <w:tcW w:w="2794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二层西面南起第三处</w:t>
            </w:r>
          </w:p>
        </w:tc>
        <w:tc>
          <w:tcPr>
            <w:tcW w:w="391" w:type="pct"/>
            <w:noWrap w:val="0"/>
            <w:vAlign w:val="center"/>
            <w:tcPrChange w:id="623" w:author="Administrator" w:date="2024-05-14T16:16:54Z">
              <w:tcPr>
                <w:tcW w:w="785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2.80 </w:t>
            </w:r>
          </w:p>
        </w:tc>
        <w:tc>
          <w:tcPr>
            <w:tcW w:w="363" w:type="pct"/>
            <w:noWrap w:val="0"/>
            <w:vAlign w:val="center"/>
            <w:tcPrChange w:id="624" w:author="Administrator" w:date="2024-05-14T16:16:54Z">
              <w:tcPr>
                <w:tcW w:w="729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625" w:author="Administrator" w:date="2024-05-14T16:16:54Z">
              <w:tcPr>
                <w:tcW w:w="927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40.5</w:t>
            </w:r>
          </w:p>
        </w:tc>
        <w:tc>
          <w:tcPr>
            <w:tcW w:w="449" w:type="pct"/>
            <w:noWrap w:val="0"/>
            <w:vAlign w:val="center"/>
            <w:tcPrChange w:id="626" w:author="Administrator" w:date="2024-05-14T16:16:54Z">
              <w:tcPr>
                <w:tcW w:w="903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627" w:author="Administrator" w:date="2024-05-14T16:16:54Z">
              <w:tcPr>
                <w:tcW w:w="166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104×240</w:t>
            </w:r>
          </w:p>
        </w:tc>
        <w:tc>
          <w:tcPr>
            <w:tcW w:w="820" w:type="pct"/>
            <w:noWrap w:val="0"/>
            <w:vAlign w:val="center"/>
            <w:tcPrChange w:id="628" w:author="Administrator" w:date="2024-05-14T16:16:54Z">
              <w:tcPr>
                <w:tcW w:w="164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 w:ascii="Times New Roman" w:hAnsi="Times New Roman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629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629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630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631" w:author="Administrator" w:date="2024-05-14T16:16:54Z">
              <w:tcPr>
                <w:tcW w:w="2794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三层南面东起第二处</w:t>
            </w:r>
          </w:p>
        </w:tc>
        <w:tc>
          <w:tcPr>
            <w:tcW w:w="391" w:type="pct"/>
            <w:noWrap w:val="0"/>
            <w:vAlign w:val="center"/>
            <w:tcPrChange w:id="632" w:author="Administrator" w:date="2024-05-14T16:16:54Z">
              <w:tcPr>
                <w:tcW w:w="785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3.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3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6 </w:t>
            </w:r>
          </w:p>
        </w:tc>
        <w:tc>
          <w:tcPr>
            <w:tcW w:w="363" w:type="pct"/>
            <w:noWrap w:val="0"/>
            <w:vAlign w:val="center"/>
            <w:tcPrChange w:id="633" w:author="Administrator" w:date="2024-05-14T16:16:54Z">
              <w:tcPr>
                <w:tcW w:w="729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634" w:author="Administrator" w:date="2024-05-14T16:16:54Z">
              <w:tcPr>
                <w:tcW w:w="927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60.0 </w:t>
            </w:r>
          </w:p>
        </w:tc>
        <w:tc>
          <w:tcPr>
            <w:tcW w:w="449" w:type="pct"/>
            <w:noWrap w:val="0"/>
            <w:vAlign w:val="center"/>
            <w:tcPrChange w:id="635" w:author="Administrator" w:date="2024-05-14T16:16:54Z">
              <w:tcPr>
                <w:tcW w:w="903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636" w:author="Administrator" w:date="2024-05-14T16:16:54Z">
              <w:tcPr>
                <w:tcW w:w="166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104×240</w:t>
            </w:r>
          </w:p>
        </w:tc>
        <w:tc>
          <w:tcPr>
            <w:tcW w:w="820" w:type="pct"/>
            <w:noWrap w:val="0"/>
            <w:vAlign w:val="center"/>
            <w:tcPrChange w:id="637" w:author="Administrator" w:date="2024-05-14T16:16:54Z">
              <w:tcPr>
                <w:tcW w:w="164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 w:ascii="Times New Roman" w:hAnsi="Times New Roman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638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638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639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640" w:author="Administrator" w:date="2024-05-14T16:16:54Z">
              <w:tcPr>
                <w:tcW w:w="2794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三层南面东起第三处</w:t>
            </w:r>
          </w:p>
        </w:tc>
        <w:tc>
          <w:tcPr>
            <w:tcW w:w="391" w:type="pct"/>
            <w:noWrap w:val="0"/>
            <w:vAlign w:val="center"/>
            <w:tcPrChange w:id="641" w:author="Administrator" w:date="2024-05-14T16:16:54Z">
              <w:tcPr>
                <w:tcW w:w="785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3.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3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5 </w:t>
            </w:r>
          </w:p>
        </w:tc>
        <w:tc>
          <w:tcPr>
            <w:tcW w:w="363" w:type="pct"/>
            <w:noWrap w:val="0"/>
            <w:vAlign w:val="center"/>
            <w:tcPrChange w:id="642" w:author="Administrator" w:date="2024-05-14T16:16:54Z">
              <w:tcPr>
                <w:tcW w:w="729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643" w:author="Administrator" w:date="2024-05-14T16:16:54Z">
              <w:tcPr>
                <w:tcW w:w="927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60.0 </w:t>
            </w:r>
          </w:p>
        </w:tc>
        <w:tc>
          <w:tcPr>
            <w:tcW w:w="449" w:type="pct"/>
            <w:noWrap w:val="0"/>
            <w:vAlign w:val="center"/>
            <w:tcPrChange w:id="644" w:author="Administrator" w:date="2024-05-14T16:16:54Z">
              <w:tcPr>
                <w:tcW w:w="903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645" w:author="Administrator" w:date="2024-05-14T16:16:54Z">
              <w:tcPr>
                <w:tcW w:w="166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104×240</w:t>
            </w:r>
          </w:p>
        </w:tc>
        <w:tc>
          <w:tcPr>
            <w:tcW w:w="820" w:type="pct"/>
            <w:noWrap w:val="0"/>
            <w:vAlign w:val="center"/>
            <w:tcPrChange w:id="646" w:author="Administrator" w:date="2024-05-14T16:16:54Z">
              <w:tcPr>
                <w:tcW w:w="164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 w:ascii="Times New Roman" w:hAnsi="Times New Roman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647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647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648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649" w:author="Administrator" w:date="2024-05-14T16:16:54Z">
              <w:tcPr>
                <w:tcW w:w="2794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三十九层南面西起第六处</w:t>
            </w:r>
          </w:p>
        </w:tc>
        <w:tc>
          <w:tcPr>
            <w:tcW w:w="391" w:type="pct"/>
            <w:noWrap w:val="0"/>
            <w:vAlign w:val="center"/>
            <w:tcPrChange w:id="650" w:author="Administrator" w:date="2024-05-14T16:16:54Z">
              <w:tcPr>
                <w:tcW w:w="785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2.84 </w:t>
            </w:r>
          </w:p>
        </w:tc>
        <w:tc>
          <w:tcPr>
            <w:tcW w:w="363" w:type="pct"/>
            <w:noWrap w:val="0"/>
            <w:vAlign w:val="center"/>
            <w:tcPrChange w:id="651" w:author="Administrator" w:date="2024-05-14T16:16:54Z">
              <w:tcPr>
                <w:tcW w:w="729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652" w:author="Administrator" w:date="2024-05-14T16:16:54Z">
              <w:tcPr>
                <w:tcW w:w="927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53.6</w:t>
            </w:r>
          </w:p>
        </w:tc>
        <w:tc>
          <w:tcPr>
            <w:tcW w:w="449" w:type="pct"/>
            <w:noWrap w:val="0"/>
            <w:vAlign w:val="center"/>
            <w:tcPrChange w:id="653" w:author="Administrator" w:date="2024-05-14T16:16:54Z">
              <w:tcPr>
                <w:tcW w:w="903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654" w:author="Administrator" w:date="2024-05-14T16:16:54Z">
              <w:tcPr>
                <w:tcW w:w="166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104×240</w:t>
            </w:r>
          </w:p>
        </w:tc>
        <w:tc>
          <w:tcPr>
            <w:tcW w:w="820" w:type="pct"/>
            <w:noWrap w:val="0"/>
            <w:vAlign w:val="center"/>
            <w:tcPrChange w:id="655" w:author="Administrator" w:date="2024-05-14T16:16:54Z">
              <w:tcPr>
                <w:tcW w:w="164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 w:ascii="Times New Roman" w:hAnsi="Times New Roman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656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656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657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658" w:author="Administrator" w:date="2024-05-14T16:16:54Z">
              <w:tcPr>
                <w:tcW w:w="2794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三十九层西面南起第一处</w:t>
            </w:r>
          </w:p>
        </w:tc>
        <w:tc>
          <w:tcPr>
            <w:tcW w:w="391" w:type="pct"/>
            <w:noWrap w:val="0"/>
            <w:vAlign w:val="center"/>
            <w:tcPrChange w:id="659" w:author="Administrator" w:date="2024-05-14T16:16:54Z">
              <w:tcPr>
                <w:tcW w:w="785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3.58 </w:t>
            </w:r>
          </w:p>
        </w:tc>
        <w:tc>
          <w:tcPr>
            <w:tcW w:w="363" w:type="pct"/>
            <w:noWrap w:val="0"/>
            <w:vAlign w:val="center"/>
            <w:tcPrChange w:id="660" w:author="Administrator" w:date="2024-05-14T16:16:54Z">
              <w:tcPr>
                <w:tcW w:w="729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661" w:author="Administrator" w:date="2024-05-14T16:16:54Z">
              <w:tcPr>
                <w:tcW w:w="927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52.4</w:t>
            </w:r>
          </w:p>
        </w:tc>
        <w:tc>
          <w:tcPr>
            <w:tcW w:w="449" w:type="pct"/>
            <w:noWrap w:val="0"/>
            <w:vAlign w:val="center"/>
            <w:tcPrChange w:id="662" w:author="Administrator" w:date="2024-05-14T16:16:54Z">
              <w:tcPr>
                <w:tcW w:w="903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663" w:author="Administrator" w:date="2024-05-14T16:16:54Z">
              <w:tcPr>
                <w:tcW w:w="166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104×240</w:t>
            </w:r>
          </w:p>
        </w:tc>
        <w:tc>
          <w:tcPr>
            <w:tcW w:w="820" w:type="pct"/>
            <w:noWrap w:val="0"/>
            <w:vAlign w:val="center"/>
            <w:tcPrChange w:id="664" w:author="Administrator" w:date="2024-05-14T16:16:54Z">
              <w:tcPr>
                <w:tcW w:w="164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 w:ascii="Times New Roman" w:hAnsi="Times New Roman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665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665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666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667" w:author="Administrator" w:date="2024-05-14T16:16:54Z">
              <w:tcPr>
                <w:tcW w:w="139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del w:id="668" w:author="Administrator" w:date="2024-05-14T16:05:21Z">
              <w:r>
                <w:rPr>
                  <w:rFonts w:hint="default"/>
                  <w:sz w:val="24"/>
                  <w:szCs w:val="24"/>
                  <w:lang w:val="en-US" w:eastAsia="zh-CN"/>
                </w:rPr>
                <w:delText>三十九</w:delText>
              </w:r>
            </w:del>
            <w:ins w:id="669" w:author="Administrator" w:date="2024-05-14T16:05:22Z">
              <w:r>
                <w:rPr>
                  <w:rFonts w:hint="eastAsia"/>
                  <w:sz w:val="24"/>
                  <w:szCs w:val="24"/>
                  <w:lang w:val="en-US" w:eastAsia="zh-CN"/>
                </w:rPr>
                <w:t>四十</w:t>
              </w:r>
            </w:ins>
            <w:r>
              <w:rPr>
                <w:rFonts w:hint="eastAsia"/>
                <w:sz w:val="24"/>
                <w:szCs w:val="24"/>
                <w:lang w:val="en-US" w:eastAsia="zh-CN"/>
              </w:rPr>
              <w:t>层西面南起第一处</w:t>
            </w:r>
          </w:p>
        </w:tc>
        <w:tc>
          <w:tcPr>
            <w:tcW w:w="391" w:type="pct"/>
            <w:noWrap w:val="0"/>
            <w:vAlign w:val="center"/>
            <w:tcPrChange w:id="670" w:author="Administrator" w:date="2024-05-14T16:16:54Z">
              <w:tcPr>
                <w:tcW w:w="391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3.58 </w:t>
            </w:r>
          </w:p>
        </w:tc>
        <w:tc>
          <w:tcPr>
            <w:tcW w:w="363" w:type="pct"/>
            <w:noWrap w:val="0"/>
            <w:vAlign w:val="center"/>
            <w:tcPrChange w:id="671" w:author="Administrator" w:date="2024-05-14T16:16:54Z">
              <w:tcPr>
                <w:tcW w:w="3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672" w:author="Administrator" w:date="2024-05-14T16:16:54Z">
              <w:tcPr>
                <w:tcW w:w="4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52.4</w:t>
            </w:r>
          </w:p>
        </w:tc>
        <w:tc>
          <w:tcPr>
            <w:tcW w:w="449" w:type="pct"/>
            <w:noWrap w:val="0"/>
            <w:vAlign w:val="center"/>
            <w:tcPrChange w:id="673" w:author="Administrator" w:date="2024-05-14T16:16:54Z">
              <w:tcPr>
                <w:tcW w:w="449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674" w:author="Administrator" w:date="2024-05-14T16:16:54Z">
              <w:tcPr>
                <w:tcW w:w="830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104×240</w:t>
            </w:r>
          </w:p>
        </w:tc>
        <w:tc>
          <w:tcPr>
            <w:tcW w:w="820" w:type="pct"/>
            <w:noWrap w:val="0"/>
            <w:vAlign w:val="center"/>
            <w:tcPrChange w:id="675" w:author="Administrator" w:date="2024-05-14T16:16:54Z">
              <w:tcPr>
                <w:tcW w:w="818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 w:ascii="Times New Roman" w:hAnsi="Times New Roman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676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676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677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678" w:author="Administrator" w:date="2024-05-14T16:16:54Z">
              <w:tcPr>
                <w:tcW w:w="139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四十层北面西起第十二处</w:t>
            </w:r>
          </w:p>
        </w:tc>
        <w:tc>
          <w:tcPr>
            <w:tcW w:w="391" w:type="pct"/>
            <w:noWrap w:val="0"/>
            <w:vAlign w:val="center"/>
            <w:tcPrChange w:id="679" w:author="Administrator" w:date="2024-05-14T16:16:54Z">
              <w:tcPr>
                <w:tcW w:w="391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3.12 </w:t>
            </w:r>
          </w:p>
        </w:tc>
        <w:tc>
          <w:tcPr>
            <w:tcW w:w="363" w:type="pct"/>
            <w:noWrap w:val="0"/>
            <w:vAlign w:val="center"/>
            <w:tcPrChange w:id="680" w:author="Administrator" w:date="2024-05-14T16:16:54Z">
              <w:tcPr>
                <w:tcW w:w="3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681" w:author="Administrator" w:date="2024-05-14T16:16:54Z">
              <w:tcPr>
                <w:tcW w:w="4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60.4</w:t>
            </w:r>
          </w:p>
        </w:tc>
        <w:tc>
          <w:tcPr>
            <w:tcW w:w="449" w:type="pct"/>
            <w:noWrap w:val="0"/>
            <w:vAlign w:val="center"/>
            <w:tcPrChange w:id="682" w:author="Administrator" w:date="2024-05-14T16:16:54Z">
              <w:tcPr>
                <w:tcW w:w="449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683" w:author="Administrator" w:date="2024-05-14T16:16:54Z">
              <w:tcPr>
                <w:tcW w:w="830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104×240</w:t>
            </w:r>
          </w:p>
        </w:tc>
        <w:tc>
          <w:tcPr>
            <w:tcW w:w="820" w:type="pct"/>
            <w:noWrap w:val="0"/>
            <w:vAlign w:val="center"/>
            <w:tcPrChange w:id="684" w:author="Administrator" w:date="2024-05-14T16:16:54Z">
              <w:tcPr>
                <w:tcW w:w="818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 w:ascii="Times New Roman" w:hAnsi="Times New Roman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685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685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686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687" w:author="Administrator" w:date="2024-05-14T16:16:54Z">
              <w:tcPr>
                <w:tcW w:w="139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四十一层南面西起第三处</w:t>
            </w:r>
          </w:p>
        </w:tc>
        <w:tc>
          <w:tcPr>
            <w:tcW w:w="391" w:type="pct"/>
            <w:noWrap w:val="0"/>
            <w:vAlign w:val="center"/>
            <w:tcPrChange w:id="688" w:author="Administrator" w:date="2024-05-14T16:16:54Z">
              <w:tcPr>
                <w:tcW w:w="391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3.44 </w:t>
            </w:r>
          </w:p>
        </w:tc>
        <w:tc>
          <w:tcPr>
            <w:tcW w:w="363" w:type="pct"/>
            <w:noWrap w:val="0"/>
            <w:vAlign w:val="center"/>
            <w:tcPrChange w:id="689" w:author="Administrator" w:date="2024-05-14T16:16:54Z">
              <w:tcPr>
                <w:tcW w:w="3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690" w:author="Administrator" w:date="2024-05-14T16:16:54Z">
              <w:tcPr>
                <w:tcW w:w="4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51.6</w:t>
            </w:r>
          </w:p>
        </w:tc>
        <w:tc>
          <w:tcPr>
            <w:tcW w:w="449" w:type="pct"/>
            <w:noWrap w:val="0"/>
            <w:vAlign w:val="center"/>
            <w:tcPrChange w:id="691" w:author="Administrator" w:date="2024-05-14T16:16:54Z">
              <w:tcPr>
                <w:tcW w:w="449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692" w:author="Administrator" w:date="2024-05-14T16:16:54Z">
              <w:tcPr>
                <w:tcW w:w="830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104×240</w:t>
            </w:r>
          </w:p>
        </w:tc>
        <w:tc>
          <w:tcPr>
            <w:tcW w:w="820" w:type="pct"/>
            <w:noWrap w:val="0"/>
            <w:vAlign w:val="center"/>
            <w:tcPrChange w:id="693" w:author="Administrator" w:date="2024-05-14T16:16:54Z">
              <w:tcPr>
                <w:tcW w:w="818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 w:ascii="Times New Roman" w:hAnsi="Times New Roman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694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694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695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696" w:author="Administrator" w:date="2024-05-14T16:16:54Z">
              <w:tcPr>
                <w:tcW w:w="139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四十一层南面西起第四处</w:t>
            </w:r>
          </w:p>
        </w:tc>
        <w:tc>
          <w:tcPr>
            <w:tcW w:w="391" w:type="pct"/>
            <w:noWrap w:val="0"/>
            <w:vAlign w:val="center"/>
            <w:tcPrChange w:id="697" w:author="Administrator" w:date="2024-05-14T16:16:54Z">
              <w:tcPr>
                <w:tcW w:w="391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3.</w:t>
            </w:r>
            <w:del w:id="698" w:author="Administrator" w:date="2024-05-11T15:07:19Z">
              <w:r>
                <w:rPr>
                  <w:rFonts w:hint="default"/>
                  <w:sz w:val="24"/>
                  <w:szCs w:val="24"/>
                  <w:lang w:val="en-US" w:eastAsia="zh-CN"/>
                </w:rPr>
                <w:delText>7</w:delText>
              </w:r>
            </w:del>
            <w:ins w:id="699" w:author="Administrator" w:date="2024-05-11T15:07:19Z">
              <w:r>
                <w:rPr>
                  <w:rFonts w:hint="eastAsia"/>
                  <w:sz w:val="24"/>
                  <w:szCs w:val="24"/>
                  <w:lang w:val="en-US" w:eastAsia="zh-CN"/>
                </w:rPr>
                <w:t>3</w:t>
              </w:r>
            </w:ins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8 </w:t>
            </w:r>
          </w:p>
        </w:tc>
        <w:tc>
          <w:tcPr>
            <w:tcW w:w="363" w:type="pct"/>
            <w:noWrap w:val="0"/>
            <w:vAlign w:val="center"/>
            <w:tcPrChange w:id="700" w:author="Administrator" w:date="2024-05-14T16:16:54Z">
              <w:tcPr>
                <w:tcW w:w="3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701" w:author="Administrator" w:date="2024-05-14T16:16:54Z">
              <w:tcPr>
                <w:tcW w:w="4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62.2</w:t>
            </w:r>
          </w:p>
        </w:tc>
        <w:tc>
          <w:tcPr>
            <w:tcW w:w="449" w:type="pct"/>
            <w:noWrap w:val="0"/>
            <w:vAlign w:val="center"/>
            <w:tcPrChange w:id="702" w:author="Administrator" w:date="2024-05-14T16:16:54Z">
              <w:tcPr>
                <w:tcW w:w="449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703" w:author="Administrator" w:date="2024-05-14T16:16:54Z">
              <w:tcPr>
                <w:tcW w:w="830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104×240</w:t>
            </w:r>
          </w:p>
        </w:tc>
        <w:tc>
          <w:tcPr>
            <w:tcW w:w="820" w:type="pct"/>
            <w:noWrap w:val="0"/>
            <w:vAlign w:val="center"/>
            <w:tcPrChange w:id="704" w:author="Administrator" w:date="2024-05-14T16:16:54Z">
              <w:tcPr>
                <w:tcW w:w="818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 w:ascii="Times New Roman" w:hAnsi="Times New Roman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705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705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706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707" w:author="Administrator" w:date="2024-05-14T16:16:54Z">
              <w:tcPr>
                <w:tcW w:w="139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四十二层东面南起第四处</w:t>
            </w:r>
          </w:p>
        </w:tc>
        <w:tc>
          <w:tcPr>
            <w:tcW w:w="391" w:type="pct"/>
            <w:noWrap w:val="0"/>
            <w:vAlign w:val="center"/>
            <w:tcPrChange w:id="708" w:author="Administrator" w:date="2024-05-14T16:16:54Z">
              <w:tcPr>
                <w:tcW w:w="391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3.</w:t>
            </w:r>
            <w:del w:id="709" w:author="Administrator" w:date="2024-05-11T15:07:21Z">
              <w:r>
                <w:rPr>
                  <w:rFonts w:hint="default"/>
                  <w:sz w:val="24"/>
                  <w:szCs w:val="24"/>
                  <w:lang w:val="en-US" w:eastAsia="zh-CN"/>
                </w:rPr>
                <w:delText>7</w:delText>
              </w:r>
            </w:del>
            <w:ins w:id="710" w:author="Administrator" w:date="2024-05-11T15:07:21Z">
              <w:r>
                <w:rPr>
                  <w:rFonts w:hint="eastAsia"/>
                  <w:sz w:val="24"/>
                  <w:szCs w:val="24"/>
                  <w:lang w:val="en-US" w:eastAsia="zh-CN"/>
                </w:rPr>
                <w:t>3</w:t>
              </w:r>
            </w:ins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3 </w:t>
            </w:r>
          </w:p>
        </w:tc>
        <w:tc>
          <w:tcPr>
            <w:tcW w:w="363" w:type="pct"/>
            <w:noWrap w:val="0"/>
            <w:vAlign w:val="center"/>
            <w:tcPrChange w:id="711" w:author="Administrator" w:date="2024-05-14T16:16:54Z">
              <w:tcPr>
                <w:tcW w:w="3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712" w:author="Administrator" w:date="2024-05-14T16:16:54Z">
              <w:tcPr>
                <w:tcW w:w="4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53.5</w:t>
            </w:r>
          </w:p>
        </w:tc>
        <w:tc>
          <w:tcPr>
            <w:tcW w:w="449" w:type="pct"/>
            <w:noWrap w:val="0"/>
            <w:vAlign w:val="center"/>
            <w:tcPrChange w:id="713" w:author="Administrator" w:date="2024-05-14T16:16:54Z">
              <w:tcPr>
                <w:tcW w:w="449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714" w:author="Administrator" w:date="2024-05-14T16:16:54Z">
              <w:tcPr>
                <w:tcW w:w="830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104×240</w:t>
            </w:r>
          </w:p>
        </w:tc>
        <w:tc>
          <w:tcPr>
            <w:tcW w:w="820" w:type="pct"/>
            <w:noWrap w:val="0"/>
            <w:vAlign w:val="center"/>
            <w:tcPrChange w:id="715" w:author="Administrator" w:date="2024-05-14T16:16:54Z">
              <w:tcPr>
                <w:tcW w:w="818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 w:ascii="Times New Roman" w:hAnsi="Times New Roman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716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716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717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718" w:author="Administrator" w:date="2024-05-14T16:16:54Z">
              <w:tcPr>
                <w:tcW w:w="139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四十二层南面西起第四处</w:t>
            </w:r>
          </w:p>
        </w:tc>
        <w:tc>
          <w:tcPr>
            <w:tcW w:w="391" w:type="pct"/>
            <w:noWrap w:val="0"/>
            <w:vAlign w:val="center"/>
            <w:tcPrChange w:id="719" w:author="Administrator" w:date="2024-05-14T16:16:54Z">
              <w:tcPr>
                <w:tcW w:w="391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3.28 </w:t>
            </w:r>
          </w:p>
        </w:tc>
        <w:tc>
          <w:tcPr>
            <w:tcW w:w="363" w:type="pct"/>
            <w:noWrap w:val="0"/>
            <w:vAlign w:val="center"/>
            <w:tcPrChange w:id="720" w:author="Administrator" w:date="2024-05-14T16:16:54Z">
              <w:tcPr>
                <w:tcW w:w="3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721" w:author="Administrator" w:date="2024-05-14T16:16:54Z">
              <w:tcPr>
                <w:tcW w:w="4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52.3</w:t>
            </w:r>
          </w:p>
        </w:tc>
        <w:tc>
          <w:tcPr>
            <w:tcW w:w="449" w:type="pct"/>
            <w:noWrap w:val="0"/>
            <w:vAlign w:val="center"/>
            <w:tcPrChange w:id="722" w:author="Administrator" w:date="2024-05-14T16:16:54Z">
              <w:tcPr>
                <w:tcW w:w="449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723" w:author="Administrator" w:date="2024-05-14T16:16:54Z">
              <w:tcPr>
                <w:tcW w:w="830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104×240</w:t>
            </w:r>
          </w:p>
        </w:tc>
        <w:tc>
          <w:tcPr>
            <w:tcW w:w="820" w:type="pct"/>
            <w:noWrap w:val="0"/>
            <w:vAlign w:val="center"/>
            <w:tcPrChange w:id="724" w:author="Administrator" w:date="2024-05-14T16:16:54Z">
              <w:tcPr>
                <w:tcW w:w="818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 w:ascii="Times New Roman" w:hAnsi="Times New Roman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725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725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726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727" w:author="Administrator" w:date="2024-05-14T16:16:54Z">
              <w:tcPr>
                <w:tcW w:w="139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四十三层西面北起第四处</w:t>
            </w:r>
          </w:p>
        </w:tc>
        <w:tc>
          <w:tcPr>
            <w:tcW w:w="391" w:type="pct"/>
            <w:noWrap w:val="0"/>
            <w:vAlign w:val="center"/>
            <w:tcPrChange w:id="728" w:author="Administrator" w:date="2024-05-14T16:16:54Z">
              <w:tcPr>
                <w:tcW w:w="391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2.98 </w:t>
            </w:r>
          </w:p>
        </w:tc>
        <w:tc>
          <w:tcPr>
            <w:tcW w:w="363" w:type="pct"/>
            <w:noWrap w:val="0"/>
            <w:vAlign w:val="center"/>
            <w:tcPrChange w:id="729" w:author="Administrator" w:date="2024-05-14T16:16:54Z">
              <w:tcPr>
                <w:tcW w:w="3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730" w:author="Administrator" w:date="2024-05-14T16:16:54Z">
              <w:tcPr>
                <w:tcW w:w="4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49.7</w:t>
            </w:r>
          </w:p>
        </w:tc>
        <w:tc>
          <w:tcPr>
            <w:tcW w:w="449" w:type="pct"/>
            <w:noWrap w:val="0"/>
            <w:vAlign w:val="center"/>
            <w:tcPrChange w:id="731" w:author="Administrator" w:date="2024-05-14T16:16:54Z">
              <w:tcPr>
                <w:tcW w:w="449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732" w:author="Administrator" w:date="2024-05-14T16:16:54Z">
              <w:tcPr>
                <w:tcW w:w="830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104×240</w:t>
            </w:r>
          </w:p>
        </w:tc>
        <w:tc>
          <w:tcPr>
            <w:tcW w:w="820" w:type="pct"/>
            <w:noWrap w:val="0"/>
            <w:vAlign w:val="center"/>
            <w:tcPrChange w:id="733" w:author="Administrator" w:date="2024-05-14T16:16:54Z">
              <w:tcPr>
                <w:tcW w:w="818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 w:ascii="Times New Roman" w:hAnsi="Times New Roman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734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734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735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736" w:author="Administrator" w:date="2024-05-14T16:16:54Z">
              <w:tcPr>
                <w:tcW w:w="139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四十三层西面北起第五处</w:t>
            </w:r>
          </w:p>
        </w:tc>
        <w:tc>
          <w:tcPr>
            <w:tcW w:w="391" w:type="pct"/>
            <w:noWrap w:val="0"/>
            <w:vAlign w:val="center"/>
            <w:tcPrChange w:id="737" w:author="Administrator" w:date="2024-05-14T16:16:54Z">
              <w:tcPr>
                <w:tcW w:w="391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3.33 </w:t>
            </w:r>
          </w:p>
        </w:tc>
        <w:tc>
          <w:tcPr>
            <w:tcW w:w="363" w:type="pct"/>
            <w:noWrap w:val="0"/>
            <w:vAlign w:val="center"/>
            <w:tcPrChange w:id="738" w:author="Administrator" w:date="2024-05-14T16:16:54Z">
              <w:tcPr>
                <w:tcW w:w="3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739" w:author="Administrator" w:date="2024-05-14T16:16:54Z">
              <w:tcPr>
                <w:tcW w:w="4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55.3</w:t>
            </w:r>
          </w:p>
        </w:tc>
        <w:tc>
          <w:tcPr>
            <w:tcW w:w="449" w:type="pct"/>
            <w:noWrap w:val="0"/>
            <w:vAlign w:val="center"/>
            <w:tcPrChange w:id="740" w:author="Administrator" w:date="2024-05-14T16:16:54Z">
              <w:tcPr>
                <w:tcW w:w="449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741" w:author="Administrator" w:date="2024-05-14T16:16:54Z">
              <w:tcPr>
                <w:tcW w:w="830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104×240</w:t>
            </w:r>
          </w:p>
        </w:tc>
        <w:tc>
          <w:tcPr>
            <w:tcW w:w="820" w:type="pct"/>
            <w:noWrap w:val="0"/>
            <w:vAlign w:val="center"/>
            <w:tcPrChange w:id="742" w:author="Administrator" w:date="2024-05-14T16:16:54Z">
              <w:tcPr>
                <w:tcW w:w="818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 w:ascii="Times New Roman" w:hAnsi="Times New Roman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743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743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744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745" w:author="Administrator" w:date="2024-05-14T16:16:54Z">
              <w:tcPr>
                <w:tcW w:w="139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四十四层西面北起第二处</w:t>
            </w:r>
          </w:p>
        </w:tc>
        <w:tc>
          <w:tcPr>
            <w:tcW w:w="391" w:type="pct"/>
            <w:noWrap w:val="0"/>
            <w:vAlign w:val="center"/>
            <w:tcPrChange w:id="746" w:author="Administrator" w:date="2024-05-14T16:16:54Z">
              <w:tcPr>
                <w:tcW w:w="391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3.56 </w:t>
            </w:r>
          </w:p>
        </w:tc>
        <w:tc>
          <w:tcPr>
            <w:tcW w:w="363" w:type="pct"/>
            <w:noWrap w:val="0"/>
            <w:vAlign w:val="center"/>
            <w:tcPrChange w:id="747" w:author="Administrator" w:date="2024-05-14T16:16:54Z">
              <w:tcPr>
                <w:tcW w:w="3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748" w:author="Administrator" w:date="2024-05-14T16:16:54Z">
              <w:tcPr>
                <w:tcW w:w="4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49.8</w:t>
            </w:r>
          </w:p>
        </w:tc>
        <w:tc>
          <w:tcPr>
            <w:tcW w:w="449" w:type="pct"/>
            <w:noWrap w:val="0"/>
            <w:vAlign w:val="center"/>
            <w:tcPrChange w:id="749" w:author="Administrator" w:date="2024-05-14T16:16:54Z">
              <w:tcPr>
                <w:tcW w:w="449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750" w:author="Administrator" w:date="2024-05-14T16:16:54Z">
              <w:tcPr>
                <w:tcW w:w="830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104×240</w:t>
            </w:r>
          </w:p>
        </w:tc>
        <w:tc>
          <w:tcPr>
            <w:tcW w:w="820" w:type="pct"/>
            <w:noWrap w:val="0"/>
            <w:vAlign w:val="center"/>
            <w:tcPrChange w:id="751" w:author="Administrator" w:date="2024-05-14T16:16:54Z">
              <w:tcPr>
                <w:tcW w:w="818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752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752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753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754" w:author="Administrator" w:date="2024-05-14T16:16:54Z">
              <w:tcPr>
                <w:tcW w:w="139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四十四层西面北起第三处</w:t>
            </w:r>
          </w:p>
        </w:tc>
        <w:tc>
          <w:tcPr>
            <w:tcW w:w="391" w:type="pct"/>
            <w:noWrap w:val="0"/>
            <w:vAlign w:val="center"/>
            <w:tcPrChange w:id="755" w:author="Administrator" w:date="2024-05-14T16:16:54Z">
              <w:tcPr>
                <w:tcW w:w="391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3.73 </w:t>
            </w:r>
          </w:p>
        </w:tc>
        <w:tc>
          <w:tcPr>
            <w:tcW w:w="363" w:type="pct"/>
            <w:noWrap w:val="0"/>
            <w:vAlign w:val="center"/>
            <w:tcPrChange w:id="756" w:author="Administrator" w:date="2024-05-14T16:16:54Z">
              <w:tcPr>
                <w:tcW w:w="3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757" w:author="Administrator" w:date="2024-05-14T16:16:54Z">
              <w:tcPr>
                <w:tcW w:w="4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51.6</w:t>
            </w:r>
          </w:p>
        </w:tc>
        <w:tc>
          <w:tcPr>
            <w:tcW w:w="449" w:type="pct"/>
            <w:noWrap w:val="0"/>
            <w:vAlign w:val="center"/>
            <w:tcPrChange w:id="758" w:author="Administrator" w:date="2024-05-14T16:16:54Z">
              <w:tcPr>
                <w:tcW w:w="449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759" w:author="Administrator" w:date="2024-05-14T16:16:54Z">
              <w:tcPr>
                <w:tcW w:w="830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104×240</w:t>
            </w:r>
          </w:p>
        </w:tc>
        <w:tc>
          <w:tcPr>
            <w:tcW w:w="820" w:type="pct"/>
            <w:noWrap w:val="0"/>
            <w:vAlign w:val="center"/>
            <w:tcPrChange w:id="760" w:author="Administrator" w:date="2024-05-14T16:16:54Z">
              <w:tcPr>
                <w:tcW w:w="818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761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761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762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763" w:author="Administrator" w:date="2024-05-14T16:16:54Z">
              <w:tcPr>
                <w:tcW w:w="139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四十五层西面北起第五处</w:t>
            </w:r>
          </w:p>
        </w:tc>
        <w:tc>
          <w:tcPr>
            <w:tcW w:w="391" w:type="pct"/>
            <w:noWrap w:val="0"/>
            <w:vAlign w:val="center"/>
            <w:tcPrChange w:id="764" w:author="Administrator" w:date="2024-05-14T16:16:54Z">
              <w:tcPr>
                <w:tcW w:w="391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3.44 </w:t>
            </w:r>
          </w:p>
        </w:tc>
        <w:tc>
          <w:tcPr>
            <w:tcW w:w="363" w:type="pct"/>
            <w:noWrap w:val="0"/>
            <w:vAlign w:val="center"/>
            <w:tcPrChange w:id="765" w:author="Administrator" w:date="2024-05-14T16:16:54Z">
              <w:tcPr>
                <w:tcW w:w="3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766" w:author="Administrator" w:date="2024-05-14T16:16:54Z">
              <w:tcPr>
                <w:tcW w:w="4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52.3</w:t>
            </w:r>
          </w:p>
        </w:tc>
        <w:tc>
          <w:tcPr>
            <w:tcW w:w="449" w:type="pct"/>
            <w:noWrap w:val="0"/>
            <w:vAlign w:val="center"/>
            <w:tcPrChange w:id="767" w:author="Administrator" w:date="2024-05-14T16:16:54Z">
              <w:tcPr>
                <w:tcW w:w="449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768" w:author="Administrator" w:date="2024-05-14T16:16:54Z">
              <w:tcPr>
                <w:tcW w:w="830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104×240</w:t>
            </w:r>
          </w:p>
        </w:tc>
        <w:tc>
          <w:tcPr>
            <w:tcW w:w="820" w:type="pct"/>
            <w:noWrap w:val="0"/>
            <w:vAlign w:val="center"/>
            <w:tcPrChange w:id="769" w:author="Administrator" w:date="2024-05-14T16:16:54Z">
              <w:tcPr>
                <w:tcW w:w="818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770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770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771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772" w:author="Administrator" w:date="2024-05-14T16:16:54Z">
              <w:tcPr>
                <w:tcW w:w="139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四十五层西面北起第六处</w:t>
            </w:r>
          </w:p>
        </w:tc>
        <w:tc>
          <w:tcPr>
            <w:tcW w:w="391" w:type="pct"/>
            <w:noWrap w:val="0"/>
            <w:vAlign w:val="center"/>
            <w:tcPrChange w:id="773" w:author="Administrator" w:date="2024-05-14T16:16:54Z">
              <w:tcPr>
                <w:tcW w:w="391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3.01 </w:t>
            </w:r>
          </w:p>
        </w:tc>
        <w:tc>
          <w:tcPr>
            <w:tcW w:w="363" w:type="pct"/>
            <w:noWrap w:val="0"/>
            <w:vAlign w:val="center"/>
            <w:tcPrChange w:id="774" w:author="Administrator" w:date="2024-05-14T16:16:54Z">
              <w:tcPr>
                <w:tcW w:w="3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775" w:author="Administrator" w:date="2024-05-14T16:16:54Z">
              <w:tcPr>
                <w:tcW w:w="4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51.4</w:t>
            </w:r>
          </w:p>
        </w:tc>
        <w:tc>
          <w:tcPr>
            <w:tcW w:w="449" w:type="pct"/>
            <w:noWrap w:val="0"/>
            <w:vAlign w:val="center"/>
            <w:tcPrChange w:id="776" w:author="Administrator" w:date="2024-05-14T16:16:54Z">
              <w:tcPr>
                <w:tcW w:w="449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777" w:author="Administrator" w:date="2024-05-14T16:16:54Z">
              <w:tcPr>
                <w:tcW w:w="830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104×240</w:t>
            </w:r>
          </w:p>
        </w:tc>
        <w:tc>
          <w:tcPr>
            <w:tcW w:w="820" w:type="pct"/>
            <w:noWrap w:val="0"/>
            <w:vAlign w:val="center"/>
            <w:tcPrChange w:id="778" w:author="Administrator" w:date="2024-05-14T16:16:54Z">
              <w:tcPr>
                <w:tcW w:w="818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779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779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restart"/>
            <w:noWrap w:val="0"/>
            <w:vAlign w:val="center"/>
            <w:tcPrChange w:id="780" w:author="Administrator" w:date="2024-05-14T16:16:54Z">
              <w:tcPr>
                <w:tcW w:w="292" w:type="pct"/>
                <w:vMerge w:val="restar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zh-CN"/>
              </w:rPr>
              <w:t>横梁</w:t>
            </w:r>
          </w:p>
        </w:tc>
        <w:tc>
          <w:tcPr>
            <w:tcW w:w="1392" w:type="pct"/>
            <w:noWrap w:val="0"/>
            <w:vAlign w:val="center"/>
            <w:tcPrChange w:id="781" w:author="Administrator" w:date="2024-05-14T16:16:54Z">
              <w:tcPr>
                <w:tcW w:w="2794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三十九层南面西起第七处</w:t>
            </w:r>
          </w:p>
        </w:tc>
        <w:tc>
          <w:tcPr>
            <w:tcW w:w="391" w:type="pct"/>
            <w:noWrap w:val="0"/>
            <w:vAlign w:val="center"/>
            <w:tcPrChange w:id="782" w:author="Administrator" w:date="2024-05-14T16:16:54Z">
              <w:tcPr>
                <w:tcW w:w="785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2.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6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6 </w:t>
            </w:r>
          </w:p>
        </w:tc>
        <w:tc>
          <w:tcPr>
            <w:tcW w:w="363" w:type="pct"/>
            <w:noWrap w:val="0"/>
            <w:vAlign w:val="center"/>
            <w:tcPrChange w:id="783" w:author="Administrator" w:date="2024-05-14T16:16:54Z">
              <w:tcPr>
                <w:tcW w:w="729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 w:ascii="Times New Roman" w:hAnsi="Times New Roman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784" w:author="Administrator" w:date="2024-05-14T16:16:54Z">
              <w:tcPr>
                <w:tcW w:w="927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46.7</w:t>
            </w:r>
          </w:p>
        </w:tc>
        <w:tc>
          <w:tcPr>
            <w:tcW w:w="449" w:type="pct"/>
            <w:noWrap w:val="0"/>
            <w:vAlign w:val="center"/>
            <w:tcPrChange w:id="785" w:author="Administrator" w:date="2024-05-14T16:16:54Z">
              <w:tcPr>
                <w:tcW w:w="903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786" w:author="Administrator" w:date="2024-05-14T16:16:54Z">
              <w:tcPr>
                <w:tcW w:w="166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 w:ascii="Times New Roman" w:hAnsi="Times New Roman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100×130</w:t>
            </w:r>
          </w:p>
        </w:tc>
        <w:tc>
          <w:tcPr>
            <w:tcW w:w="820" w:type="pct"/>
            <w:noWrap w:val="0"/>
            <w:vAlign w:val="center"/>
            <w:tcPrChange w:id="787" w:author="Administrator" w:date="2024-05-14T16:16:54Z">
              <w:tcPr>
                <w:tcW w:w="164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1500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788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788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789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790" w:author="Administrator" w:date="2024-05-14T16:16:54Z">
              <w:tcPr>
                <w:tcW w:w="2794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三十九层南面西起第十处</w:t>
            </w:r>
          </w:p>
        </w:tc>
        <w:tc>
          <w:tcPr>
            <w:tcW w:w="391" w:type="pct"/>
            <w:noWrap w:val="0"/>
            <w:vAlign w:val="center"/>
            <w:tcPrChange w:id="791" w:author="Administrator" w:date="2024-05-14T16:16:54Z">
              <w:tcPr>
                <w:tcW w:w="785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2.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6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6 </w:t>
            </w:r>
          </w:p>
        </w:tc>
        <w:tc>
          <w:tcPr>
            <w:tcW w:w="363" w:type="pct"/>
            <w:noWrap w:val="0"/>
            <w:vAlign w:val="center"/>
            <w:tcPrChange w:id="792" w:author="Administrator" w:date="2024-05-14T16:16:54Z">
              <w:tcPr>
                <w:tcW w:w="729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793" w:author="Administrator" w:date="2024-05-14T16:16:54Z">
              <w:tcPr>
                <w:tcW w:w="927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46.7</w:t>
            </w:r>
          </w:p>
        </w:tc>
        <w:tc>
          <w:tcPr>
            <w:tcW w:w="449" w:type="pct"/>
            <w:noWrap w:val="0"/>
            <w:vAlign w:val="center"/>
            <w:tcPrChange w:id="794" w:author="Administrator" w:date="2024-05-14T16:16:54Z">
              <w:tcPr>
                <w:tcW w:w="903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795" w:author="Administrator" w:date="2024-05-14T16:16:54Z">
              <w:tcPr>
                <w:tcW w:w="166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100×130</w:t>
            </w:r>
          </w:p>
        </w:tc>
        <w:tc>
          <w:tcPr>
            <w:tcW w:w="820" w:type="pct"/>
            <w:noWrap w:val="0"/>
            <w:vAlign w:val="center"/>
            <w:tcPrChange w:id="796" w:author="Administrator" w:date="2024-05-14T16:16:54Z">
              <w:tcPr>
                <w:tcW w:w="164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1500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797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797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798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799" w:author="Administrator" w:date="2024-05-14T16:16:54Z">
              <w:tcPr>
                <w:tcW w:w="2794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三十九层西面南起第二处</w:t>
            </w:r>
          </w:p>
        </w:tc>
        <w:tc>
          <w:tcPr>
            <w:tcW w:w="391" w:type="pct"/>
            <w:noWrap w:val="0"/>
            <w:vAlign w:val="center"/>
            <w:tcPrChange w:id="800" w:author="Administrator" w:date="2024-05-14T16:16:54Z">
              <w:tcPr>
                <w:tcW w:w="785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2.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6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5 </w:t>
            </w:r>
          </w:p>
        </w:tc>
        <w:tc>
          <w:tcPr>
            <w:tcW w:w="363" w:type="pct"/>
            <w:noWrap w:val="0"/>
            <w:vAlign w:val="center"/>
            <w:tcPrChange w:id="801" w:author="Administrator" w:date="2024-05-14T16:16:54Z">
              <w:tcPr>
                <w:tcW w:w="729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802" w:author="Administrator" w:date="2024-05-14T16:16:54Z">
              <w:tcPr>
                <w:tcW w:w="927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46.2</w:t>
            </w:r>
          </w:p>
        </w:tc>
        <w:tc>
          <w:tcPr>
            <w:tcW w:w="449" w:type="pct"/>
            <w:noWrap w:val="0"/>
            <w:vAlign w:val="center"/>
            <w:tcPrChange w:id="803" w:author="Administrator" w:date="2024-05-14T16:16:54Z">
              <w:tcPr>
                <w:tcW w:w="903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804" w:author="Administrator" w:date="2024-05-14T16:16:54Z">
              <w:tcPr>
                <w:tcW w:w="166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100×130</w:t>
            </w:r>
          </w:p>
        </w:tc>
        <w:tc>
          <w:tcPr>
            <w:tcW w:w="820" w:type="pct"/>
            <w:noWrap w:val="0"/>
            <w:vAlign w:val="center"/>
            <w:tcPrChange w:id="805" w:author="Administrator" w:date="2024-05-14T16:16:54Z">
              <w:tcPr>
                <w:tcW w:w="164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1500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806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806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807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808" w:author="Administrator" w:date="2024-05-14T16:16:54Z">
              <w:tcPr>
                <w:tcW w:w="139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ins w:id="809" w:author="Administrator" w:date="2024-05-14T16:11:20Z">
              <w:r>
                <w:rPr>
                  <w:rFonts w:hint="eastAsia"/>
                  <w:sz w:val="24"/>
                  <w:szCs w:val="24"/>
                  <w:lang w:val="en-US" w:eastAsia="zh-CN"/>
                </w:rPr>
                <w:t>四十层</w:t>
              </w:r>
            </w:ins>
            <w:ins w:id="810" w:author="Administrator" w:date="2024-05-14T16:11:28Z">
              <w:r>
                <w:rPr>
                  <w:rFonts w:hint="eastAsia"/>
                  <w:sz w:val="24"/>
                  <w:szCs w:val="24"/>
                  <w:lang w:val="en-US" w:eastAsia="zh-CN"/>
                </w:rPr>
                <w:t>南面西起第七处</w:t>
              </w:r>
            </w:ins>
            <w:del w:id="811" w:author="Administrator" w:date="2024-05-14T16:11:28Z">
              <w:r>
                <w:rPr>
                  <w:rFonts w:hint="eastAsia"/>
                  <w:sz w:val="24"/>
                  <w:szCs w:val="24"/>
                  <w:lang w:val="en-US" w:eastAsia="zh-CN"/>
                </w:rPr>
                <w:delText>二层西面北起第三处</w:delText>
              </w:r>
            </w:del>
          </w:p>
        </w:tc>
        <w:tc>
          <w:tcPr>
            <w:tcW w:w="391" w:type="pct"/>
            <w:noWrap w:val="0"/>
            <w:vAlign w:val="center"/>
            <w:tcPrChange w:id="812" w:author="Administrator" w:date="2024-05-14T16:16:54Z">
              <w:tcPr>
                <w:tcW w:w="391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2.</w:t>
            </w:r>
            <w:del w:id="813" w:author="Administrator" w:date="2024-05-11T15:08:10Z">
              <w:r>
                <w:rPr>
                  <w:rFonts w:hint="default"/>
                  <w:sz w:val="24"/>
                  <w:szCs w:val="24"/>
                  <w:lang w:val="en-US" w:eastAsia="zh-CN"/>
                </w:rPr>
                <w:delText>2</w:delText>
              </w:r>
            </w:del>
            <w:ins w:id="814" w:author="Administrator" w:date="2024-05-11T15:08:10Z">
              <w:r>
                <w:rPr>
                  <w:rFonts w:hint="eastAsia"/>
                  <w:sz w:val="24"/>
                  <w:szCs w:val="24"/>
                  <w:lang w:val="en-US" w:eastAsia="zh-CN"/>
                </w:rPr>
                <w:t>5</w:t>
              </w:r>
            </w:ins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8 </w:t>
            </w:r>
          </w:p>
        </w:tc>
        <w:tc>
          <w:tcPr>
            <w:tcW w:w="363" w:type="pct"/>
            <w:noWrap w:val="0"/>
            <w:vAlign w:val="center"/>
            <w:tcPrChange w:id="815" w:author="Administrator" w:date="2024-05-14T16:16:54Z">
              <w:tcPr>
                <w:tcW w:w="3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816" w:author="Administrator" w:date="2024-05-14T16:16:54Z">
              <w:tcPr>
                <w:tcW w:w="4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del w:id="817" w:author="Administrator" w:date="2024-05-14T16:11:09Z">
              <w:r>
                <w:rPr>
                  <w:rFonts w:hint="default"/>
                  <w:sz w:val="24"/>
                  <w:szCs w:val="24"/>
                  <w:lang w:val="en-US" w:eastAsia="zh-CN"/>
                </w:rPr>
                <w:delText>6</w:delText>
              </w:r>
            </w:del>
            <w:ins w:id="818" w:author="Administrator" w:date="2024-05-14T16:11:09Z">
              <w:r>
                <w:rPr>
                  <w:rFonts w:hint="eastAsia"/>
                  <w:sz w:val="24"/>
                  <w:szCs w:val="24"/>
                  <w:lang w:val="en-US" w:eastAsia="zh-CN"/>
                </w:rPr>
                <w:t>5</w:t>
              </w:r>
            </w:ins>
            <w:r>
              <w:rPr>
                <w:rFonts w:hint="default"/>
                <w:sz w:val="24"/>
                <w:szCs w:val="24"/>
                <w:lang w:val="en-US" w:eastAsia="zh-CN"/>
              </w:rPr>
              <w:t>1.2</w:t>
            </w:r>
          </w:p>
        </w:tc>
        <w:tc>
          <w:tcPr>
            <w:tcW w:w="449" w:type="pct"/>
            <w:noWrap w:val="0"/>
            <w:vAlign w:val="center"/>
            <w:tcPrChange w:id="819" w:author="Administrator" w:date="2024-05-14T16:16:54Z">
              <w:tcPr>
                <w:tcW w:w="449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820" w:author="Administrator" w:date="2024-05-14T16:16:54Z">
              <w:tcPr>
                <w:tcW w:w="830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100×130</w:t>
            </w:r>
          </w:p>
        </w:tc>
        <w:tc>
          <w:tcPr>
            <w:tcW w:w="820" w:type="pct"/>
            <w:noWrap w:val="0"/>
            <w:vAlign w:val="center"/>
            <w:tcPrChange w:id="821" w:author="Administrator" w:date="2024-05-14T16:16:54Z">
              <w:tcPr>
                <w:tcW w:w="818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1500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822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822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823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824" w:author="Administrator" w:date="2024-05-14T16:16:54Z">
              <w:tcPr>
                <w:tcW w:w="139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ins w:id="825" w:author="Administrator" w:date="2024-05-14T16:11:39Z">
              <w:r>
                <w:rPr>
                  <w:rFonts w:hint="eastAsia"/>
                  <w:sz w:val="24"/>
                  <w:szCs w:val="24"/>
                  <w:lang w:val="en-US" w:eastAsia="zh-CN"/>
                </w:rPr>
                <w:t>四十层南面西起第</w:t>
              </w:r>
            </w:ins>
            <w:ins w:id="826" w:author="Administrator" w:date="2024-05-14T16:11:47Z">
              <w:r>
                <w:rPr>
                  <w:rFonts w:hint="eastAsia"/>
                  <w:sz w:val="24"/>
                  <w:szCs w:val="24"/>
                  <w:lang w:val="en-US" w:eastAsia="zh-CN"/>
                </w:rPr>
                <w:t>十三</w:t>
              </w:r>
            </w:ins>
            <w:ins w:id="827" w:author="Administrator" w:date="2024-05-14T16:11:39Z">
              <w:r>
                <w:rPr>
                  <w:rFonts w:hint="eastAsia"/>
                  <w:sz w:val="24"/>
                  <w:szCs w:val="24"/>
                  <w:lang w:val="en-US" w:eastAsia="zh-CN"/>
                </w:rPr>
                <w:t>处</w:t>
              </w:r>
            </w:ins>
            <w:del w:id="828" w:author="Administrator" w:date="2024-05-14T16:11:39Z">
              <w:r>
                <w:rPr>
                  <w:rFonts w:hint="eastAsia"/>
                  <w:sz w:val="24"/>
                  <w:szCs w:val="24"/>
                  <w:lang w:val="en-US" w:eastAsia="zh-CN"/>
                </w:rPr>
                <w:delText>二层西面北起第九处</w:delText>
              </w:r>
            </w:del>
          </w:p>
        </w:tc>
        <w:tc>
          <w:tcPr>
            <w:tcW w:w="391" w:type="pct"/>
            <w:noWrap w:val="0"/>
            <w:vAlign w:val="center"/>
            <w:tcPrChange w:id="829" w:author="Administrator" w:date="2024-05-14T16:16:54Z">
              <w:tcPr>
                <w:tcW w:w="391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2.</w:t>
            </w:r>
            <w:del w:id="830" w:author="Administrator" w:date="2024-05-11T15:08:19Z">
              <w:r>
                <w:rPr>
                  <w:rFonts w:hint="default"/>
                  <w:sz w:val="24"/>
                  <w:szCs w:val="24"/>
                  <w:lang w:val="en-US" w:eastAsia="zh-CN"/>
                </w:rPr>
                <w:delText>3</w:delText>
              </w:r>
            </w:del>
            <w:ins w:id="831" w:author="Administrator" w:date="2024-05-11T15:08:19Z">
              <w:r>
                <w:rPr>
                  <w:rFonts w:hint="eastAsia"/>
                  <w:sz w:val="24"/>
                  <w:szCs w:val="24"/>
                  <w:lang w:val="en-US" w:eastAsia="zh-CN"/>
                </w:rPr>
                <w:t>6</w:t>
              </w:r>
            </w:ins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1 </w:t>
            </w:r>
          </w:p>
        </w:tc>
        <w:tc>
          <w:tcPr>
            <w:tcW w:w="363" w:type="pct"/>
            <w:noWrap w:val="0"/>
            <w:vAlign w:val="center"/>
            <w:tcPrChange w:id="832" w:author="Administrator" w:date="2024-05-14T16:16:54Z">
              <w:tcPr>
                <w:tcW w:w="3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833" w:author="Administrator" w:date="2024-05-14T16:16:54Z">
              <w:tcPr>
                <w:tcW w:w="4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43.3</w:t>
            </w:r>
          </w:p>
        </w:tc>
        <w:tc>
          <w:tcPr>
            <w:tcW w:w="449" w:type="pct"/>
            <w:noWrap w:val="0"/>
            <w:vAlign w:val="center"/>
            <w:tcPrChange w:id="834" w:author="Administrator" w:date="2024-05-14T16:16:54Z">
              <w:tcPr>
                <w:tcW w:w="449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835" w:author="Administrator" w:date="2024-05-14T16:16:54Z">
              <w:tcPr>
                <w:tcW w:w="830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100×130</w:t>
            </w:r>
          </w:p>
        </w:tc>
        <w:tc>
          <w:tcPr>
            <w:tcW w:w="820" w:type="pct"/>
            <w:noWrap w:val="0"/>
            <w:vAlign w:val="center"/>
            <w:tcPrChange w:id="836" w:author="Administrator" w:date="2024-05-14T16:16:54Z">
              <w:tcPr>
                <w:tcW w:w="818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1500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837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837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838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839" w:author="Administrator" w:date="2024-05-14T16:16:54Z">
              <w:tcPr>
                <w:tcW w:w="2794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四十层北面西起第十二处</w:t>
            </w:r>
          </w:p>
        </w:tc>
        <w:tc>
          <w:tcPr>
            <w:tcW w:w="391" w:type="pct"/>
            <w:noWrap w:val="0"/>
            <w:vAlign w:val="center"/>
            <w:tcPrChange w:id="840" w:author="Administrator" w:date="2024-05-14T16:16:54Z">
              <w:tcPr>
                <w:tcW w:w="785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2.54 </w:t>
            </w:r>
          </w:p>
        </w:tc>
        <w:tc>
          <w:tcPr>
            <w:tcW w:w="363" w:type="pct"/>
            <w:noWrap w:val="0"/>
            <w:vAlign w:val="center"/>
            <w:tcPrChange w:id="841" w:author="Administrator" w:date="2024-05-14T16:16:54Z">
              <w:tcPr>
                <w:tcW w:w="729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842" w:author="Administrator" w:date="2024-05-14T16:16:54Z">
              <w:tcPr>
                <w:tcW w:w="927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48.6</w:t>
            </w:r>
          </w:p>
        </w:tc>
        <w:tc>
          <w:tcPr>
            <w:tcW w:w="449" w:type="pct"/>
            <w:noWrap w:val="0"/>
            <w:vAlign w:val="center"/>
            <w:tcPrChange w:id="843" w:author="Administrator" w:date="2024-05-14T16:16:54Z">
              <w:tcPr>
                <w:tcW w:w="903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844" w:author="Administrator" w:date="2024-05-14T16:16:54Z">
              <w:tcPr>
                <w:tcW w:w="166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100×130</w:t>
            </w:r>
          </w:p>
        </w:tc>
        <w:tc>
          <w:tcPr>
            <w:tcW w:w="820" w:type="pct"/>
            <w:noWrap w:val="0"/>
            <w:vAlign w:val="center"/>
            <w:tcPrChange w:id="845" w:author="Administrator" w:date="2024-05-14T16:16:54Z">
              <w:tcPr>
                <w:tcW w:w="164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1500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846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846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847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848" w:author="Administrator" w:date="2024-05-14T16:16:54Z">
              <w:tcPr>
                <w:tcW w:w="2794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四十一层南面西起第三处</w:t>
            </w:r>
          </w:p>
        </w:tc>
        <w:tc>
          <w:tcPr>
            <w:tcW w:w="391" w:type="pct"/>
            <w:noWrap w:val="0"/>
            <w:vAlign w:val="center"/>
            <w:tcPrChange w:id="849" w:author="Administrator" w:date="2024-05-14T16:16:54Z">
              <w:tcPr>
                <w:tcW w:w="785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2.63 </w:t>
            </w:r>
          </w:p>
        </w:tc>
        <w:tc>
          <w:tcPr>
            <w:tcW w:w="363" w:type="pct"/>
            <w:noWrap w:val="0"/>
            <w:vAlign w:val="center"/>
            <w:tcPrChange w:id="850" w:author="Administrator" w:date="2024-05-14T16:16:54Z">
              <w:tcPr>
                <w:tcW w:w="729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851" w:author="Administrator" w:date="2024-05-14T16:16:54Z">
              <w:tcPr>
                <w:tcW w:w="927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47.5</w:t>
            </w:r>
          </w:p>
        </w:tc>
        <w:tc>
          <w:tcPr>
            <w:tcW w:w="449" w:type="pct"/>
            <w:noWrap w:val="0"/>
            <w:vAlign w:val="center"/>
            <w:tcPrChange w:id="852" w:author="Administrator" w:date="2024-05-14T16:16:54Z">
              <w:tcPr>
                <w:tcW w:w="903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853" w:author="Administrator" w:date="2024-05-14T16:16:54Z">
              <w:tcPr>
                <w:tcW w:w="166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100×130</w:t>
            </w:r>
          </w:p>
        </w:tc>
        <w:tc>
          <w:tcPr>
            <w:tcW w:w="820" w:type="pct"/>
            <w:noWrap w:val="0"/>
            <w:vAlign w:val="center"/>
            <w:tcPrChange w:id="854" w:author="Administrator" w:date="2024-05-14T16:16:54Z">
              <w:tcPr>
                <w:tcW w:w="164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1500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855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855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856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857" w:author="Administrator" w:date="2024-05-14T16:16:54Z">
              <w:tcPr>
                <w:tcW w:w="139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ins w:id="858" w:author="Administrator" w:date="2024-05-14T16:12:45Z">
              <w:r>
                <w:rPr>
                  <w:rFonts w:hint="eastAsia"/>
                  <w:sz w:val="24"/>
                  <w:szCs w:val="24"/>
                  <w:lang w:val="en-US" w:eastAsia="zh-CN"/>
                </w:rPr>
                <w:t>四十一层南面西起第</w:t>
              </w:r>
            </w:ins>
            <w:ins w:id="859" w:author="Administrator" w:date="2024-05-14T16:12:48Z">
              <w:r>
                <w:rPr>
                  <w:rFonts w:hint="eastAsia"/>
                  <w:sz w:val="24"/>
                  <w:szCs w:val="24"/>
                  <w:lang w:val="en-US" w:eastAsia="zh-CN"/>
                </w:rPr>
                <w:t>九</w:t>
              </w:r>
            </w:ins>
            <w:ins w:id="860" w:author="Administrator" w:date="2024-05-14T16:12:45Z">
              <w:r>
                <w:rPr>
                  <w:rFonts w:hint="eastAsia"/>
                  <w:sz w:val="24"/>
                  <w:szCs w:val="24"/>
                  <w:lang w:val="en-US" w:eastAsia="zh-CN"/>
                </w:rPr>
                <w:t>处</w:t>
              </w:r>
            </w:ins>
            <w:del w:id="861" w:author="Administrator" w:date="2024-05-14T16:12:45Z">
              <w:r>
                <w:rPr>
                  <w:rFonts w:hint="eastAsia"/>
                  <w:sz w:val="24"/>
                  <w:szCs w:val="24"/>
                  <w:lang w:val="en-US" w:eastAsia="zh-CN"/>
                </w:rPr>
                <w:delText>三层南面东起第二处</w:delText>
              </w:r>
            </w:del>
          </w:p>
        </w:tc>
        <w:tc>
          <w:tcPr>
            <w:tcW w:w="391" w:type="pct"/>
            <w:noWrap w:val="0"/>
            <w:vAlign w:val="center"/>
            <w:tcPrChange w:id="862" w:author="Administrator" w:date="2024-05-14T16:16:54Z">
              <w:tcPr>
                <w:tcW w:w="391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2.</w:t>
            </w:r>
            <w:del w:id="863" w:author="Administrator" w:date="2024-05-11T15:08:38Z">
              <w:r>
                <w:rPr>
                  <w:rFonts w:hint="default"/>
                  <w:sz w:val="24"/>
                  <w:szCs w:val="24"/>
                  <w:lang w:val="en-US" w:eastAsia="zh-CN"/>
                </w:rPr>
                <w:delText>2</w:delText>
              </w:r>
            </w:del>
            <w:ins w:id="864" w:author="Administrator" w:date="2024-05-11T15:08:38Z">
              <w:r>
                <w:rPr>
                  <w:rFonts w:hint="eastAsia"/>
                  <w:sz w:val="24"/>
                  <w:szCs w:val="24"/>
                  <w:lang w:val="en-US" w:eastAsia="zh-CN"/>
                </w:rPr>
                <w:t>6</w:t>
              </w:r>
            </w:ins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8 </w:t>
            </w:r>
          </w:p>
        </w:tc>
        <w:tc>
          <w:tcPr>
            <w:tcW w:w="363" w:type="pct"/>
            <w:noWrap w:val="0"/>
            <w:vAlign w:val="center"/>
            <w:tcPrChange w:id="865" w:author="Administrator" w:date="2024-05-14T16:16:54Z">
              <w:tcPr>
                <w:tcW w:w="3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866" w:author="Administrator" w:date="2024-05-14T16:16:54Z">
              <w:tcPr>
                <w:tcW w:w="4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49.8</w:t>
            </w:r>
          </w:p>
        </w:tc>
        <w:tc>
          <w:tcPr>
            <w:tcW w:w="449" w:type="pct"/>
            <w:noWrap w:val="0"/>
            <w:vAlign w:val="center"/>
            <w:tcPrChange w:id="867" w:author="Administrator" w:date="2024-05-14T16:16:54Z">
              <w:tcPr>
                <w:tcW w:w="449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868" w:author="Administrator" w:date="2024-05-14T16:16:54Z">
              <w:tcPr>
                <w:tcW w:w="830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100×130</w:t>
            </w:r>
          </w:p>
        </w:tc>
        <w:tc>
          <w:tcPr>
            <w:tcW w:w="820" w:type="pct"/>
            <w:noWrap w:val="0"/>
            <w:vAlign w:val="center"/>
            <w:tcPrChange w:id="869" w:author="Administrator" w:date="2024-05-14T16:16:54Z">
              <w:tcPr>
                <w:tcW w:w="818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 w:ascii="Times New Roman" w:hAnsi="Times New Roman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1500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870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870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871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872" w:author="Administrator" w:date="2024-05-14T16:16:54Z">
              <w:tcPr>
                <w:tcW w:w="2794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四十一层南面西起第四处</w:t>
            </w:r>
          </w:p>
        </w:tc>
        <w:tc>
          <w:tcPr>
            <w:tcW w:w="391" w:type="pct"/>
            <w:noWrap w:val="0"/>
            <w:vAlign w:val="center"/>
            <w:tcPrChange w:id="873" w:author="Administrator" w:date="2024-05-14T16:16:54Z">
              <w:tcPr>
                <w:tcW w:w="785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2.72 </w:t>
            </w:r>
          </w:p>
        </w:tc>
        <w:tc>
          <w:tcPr>
            <w:tcW w:w="363" w:type="pct"/>
            <w:noWrap w:val="0"/>
            <w:vAlign w:val="center"/>
            <w:tcPrChange w:id="874" w:author="Administrator" w:date="2024-05-14T16:16:54Z">
              <w:tcPr>
                <w:tcW w:w="729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875" w:author="Administrator" w:date="2024-05-14T16:16:54Z">
              <w:tcPr>
                <w:tcW w:w="927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46.8</w:t>
            </w:r>
          </w:p>
        </w:tc>
        <w:tc>
          <w:tcPr>
            <w:tcW w:w="449" w:type="pct"/>
            <w:noWrap w:val="0"/>
            <w:vAlign w:val="center"/>
            <w:tcPrChange w:id="876" w:author="Administrator" w:date="2024-05-14T16:16:54Z">
              <w:tcPr>
                <w:tcW w:w="903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877" w:author="Administrator" w:date="2024-05-14T16:16:54Z">
              <w:tcPr>
                <w:tcW w:w="166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100×130</w:t>
            </w:r>
          </w:p>
        </w:tc>
        <w:tc>
          <w:tcPr>
            <w:tcW w:w="820" w:type="pct"/>
            <w:noWrap w:val="0"/>
            <w:vAlign w:val="center"/>
            <w:tcPrChange w:id="878" w:author="Administrator" w:date="2024-05-14T16:16:54Z">
              <w:tcPr>
                <w:tcW w:w="164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 w:ascii="Times New Roman" w:hAnsi="Times New Roman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1500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879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879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880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881" w:author="Administrator" w:date="2024-05-14T16:16:54Z">
              <w:tcPr>
                <w:tcW w:w="2794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四十二层东面南起第四处</w:t>
            </w:r>
          </w:p>
        </w:tc>
        <w:tc>
          <w:tcPr>
            <w:tcW w:w="391" w:type="pct"/>
            <w:noWrap w:val="0"/>
            <w:vAlign w:val="center"/>
            <w:tcPrChange w:id="882" w:author="Administrator" w:date="2024-05-14T16:16:54Z">
              <w:tcPr>
                <w:tcW w:w="785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2.81 </w:t>
            </w:r>
          </w:p>
        </w:tc>
        <w:tc>
          <w:tcPr>
            <w:tcW w:w="363" w:type="pct"/>
            <w:noWrap w:val="0"/>
            <w:vAlign w:val="center"/>
            <w:tcPrChange w:id="883" w:author="Administrator" w:date="2024-05-14T16:16:54Z">
              <w:tcPr>
                <w:tcW w:w="729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884" w:author="Administrator" w:date="2024-05-14T16:16:54Z">
              <w:tcPr>
                <w:tcW w:w="927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52.3</w:t>
            </w:r>
          </w:p>
        </w:tc>
        <w:tc>
          <w:tcPr>
            <w:tcW w:w="449" w:type="pct"/>
            <w:noWrap w:val="0"/>
            <w:vAlign w:val="center"/>
            <w:tcPrChange w:id="885" w:author="Administrator" w:date="2024-05-14T16:16:54Z">
              <w:tcPr>
                <w:tcW w:w="903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886" w:author="Administrator" w:date="2024-05-14T16:16:54Z">
              <w:tcPr>
                <w:tcW w:w="166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100×130</w:t>
            </w:r>
          </w:p>
        </w:tc>
        <w:tc>
          <w:tcPr>
            <w:tcW w:w="820" w:type="pct"/>
            <w:noWrap w:val="0"/>
            <w:vAlign w:val="center"/>
            <w:tcPrChange w:id="887" w:author="Administrator" w:date="2024-05-14T16:16:54Z">
              <w:tcPr>
                <w:tcW w:w="164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 w:ascii="Times New Roman" w:hAnsi="Times New Roman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1500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888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888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889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890" w:author="Administrator" w:date="2024-05-14T16:16:54Z">
              <w:tcPr>
                <w:tcW w:w="2794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四十二层南面西起第四处</w:t>
            </w:r>
          </w:p>
        </w:tc>
        <w:tc>
          <w:tcPr>
            <w:tcW w:w="391" w:type="pct"/>
            <w:noWrap w:val="0"/>
            <w:vAlign w:val="center"/>
            <w:tcPrChange w:id="891" w:author="Administrator" w:date="2024-05-14T16:16:54Z">
              <w:tcPr>
                <w:tcW w:w="785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2.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8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0 </w:t>
            </w:r>
          </w:p>
        </w:tc>
        <w:tc>
          <w:tcPr>
            <w:tcW w:w="363" w:type="pct"/>
            <w:noWrap w:val="0"/>
            <w:vAlign w:val="center"/>
            <w:tcPrChange w:id="892" w:author="Administrator" w:date="2024-05-14T16:16:54Z">
              <w:tcPr>
                <w:tcW w:w="729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893" w:author="Administrator" w:date="2024-05-14T16:16:54Z">
              <w:tcPr>
                <w:tcW w:w="927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51.4</w:t>
            </w:r>
          </w:p>
        </w:tc>
        <w:tc>
          <w:tcPr>
            <w:tcW w:w="449" w:type="pct"/>
            <w:noWrap w:val="0"/>
            <w:vAlign w:val="center"/>
            <w:tcPrChange w:id="894" w:author="Administrator" w:date="2024-05-14T16:16:54Z">
              <w:tcPr>
                <w:tcW w:w="903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895" w:author="Administrator" w:date="2024-05-14T16:16:54Z">
              <w:tcPr>
                <w:tcW w:w="166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100×130</w:t>
            </w:r>
          </w:p>
        </w:tc>
        <w:tc>
          <w:tcPr>
            <w:tcW w:w="820" w:type="pct"/>
            <w:noWrap w:val="0"/>
            <w:vAlign w:val="center"/>
            <w:tcPrChange w:id="896" w:author="Administrator" w:date="2024-05-14T16:16:54Z">
              <w:tcPr>
                <w:tcW w:w="164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 w:ascii="Times New Roman" w:hAnsi="Times New Roman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1500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897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897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898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899" w:author="Administrator" w:date="2024-05-14T16:16:54Z">
              <w:tcPr>
                <w:tcW w:w="139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ins w:id="900" w:author="Administrator" w:date="2024-05-14T16:13:31Z">
              <w:r>
                <w:rPr>
                  <w:rFonts w:hint="eastAsia"/>
                  <w:sz w:val="24"/>
                  <w:szCs w:val="24"/>
                  <w:lang w:val="en-US" w:eastAsia="zh-CN"/>
                </w:rPr>
                <w:t>四十二层南面西起第</w:t>
              </w:r>
            </w:ins>
            <w:ins w:id="901" w:author="Administrator" w:date="2024-05-14T16:13:40Z">
              <w:r>
                <w:rPr>
                  <w:rFonts w:hint="eastAsia"/>
                  <w:sz w:val="24"/>
                  <w:szCs w:val="24"/>
                  <w:lang w:val="en-US" w:eastAsia="zh-CN"/>
                </w:rPr>
                <w:t>七</w:t>
              </w:r>
            </w:ins>
            <w:ins w:id="902" w:author="Administrator" w:date="2024-05-14T16:13:31Z">
              <w:r>
                <w:rPr>
                  <w:rFonts w:hint="eastAsia"/>
                  <w:sz w:val="24"/>
                  <w:szCs w:val="24"/>
                  <w:lang w:val="en-US" w:eastAsia="zh-CN"/>
                </w:rPr>
                <w:t>处</w:t>
              </w:r>
            </w:ins>
            <w:del w:id="903" w:author="Administrator" w:date="2024-05-14T16:13:31Z">
              <w:r>
                <w:rPr>
                  <w:rFonts w:hint="eastAsia"/>
                  <w:sz w:val="24"/>
                  <w:szCs w:val="24"/>
                  <w:lang w:val="en-US" w:eastAsia="zh-CN"/>
                </w:rPr>
                <w:delText>四十层北面西起第十二处</w:delText>
              </w:r>
            </w:del>
          </w:p>
        </w:tc>
        <w:tc>
          <w:tcPr>
            <w:tcW w:w="391" w:type="pct"/>
            <w:noWrap w:val="0"/>
            <w:vAlign w:val="center"/>
            <w:tcPrChange w:id="904" w:author="Administrator" w:date="2024-05-14T16:16:54Z">
              <w:tcPr>
                <w:tcW w:w="391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2.54 </w:t>
            </w:r>
          </w:p>
        </w:tc>
        <w:tc>
          <w:tcPr>
            <w:tcW w:w="363" w:type="pct"/>
            <w:noWrap w:val="0"/>
            <w:vAlign w:val="center"/>
            <w:tcPrChange w:id="905" w:author="Administrator" w:date="2024-05-14T16:16:54Z">
              <w:tcPr>
                <w:tcW w:w="3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906" w:author="Administrator" w:date="2024-05-14T16:16:54Z">
              <w:tcPr>
                <w:tcW w:w="4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48.6</w:t>
            </w:r>
          </w:p>
        </w:tc>
        <w:tc>
          <w:tcPr>
            <w:tcW w:w="449" w:type="pct"/>
            <w:noWrap w:val="0"/>
            <w:vAlign w:val="center"/>
            <w:tcPrChange w:id="907" w:author="Administrator" w:date="2024-05-14T16:16:54Z">
              <w:tcPr>
                <w:tcW w:w="449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908" w:author="Administrator" w:date="2024-05-14T16:16:54Z">
              <w:tcPr>
                <w:tcW w:w="830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100×130</w:t>
            </w:r>
          </w:p>
        </w:tc>
        <w:tc>
          <w:tcPr>
            <w:tcW w:w="820" w:type="pct"/>
            <w:noWrap w:val="0"/>
            <w:vAlign w:val="center"/>
            <w:tcPrChange w:id="909" w:author="Administrator" w:date="2024-05-14T16:16:54Z">
              <w:tcPr>
                <w:tcW w:w="818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 w:ascii="Times New Roman" w:hAnsi="Times New Roman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1500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910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910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911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912" w:author="Administrator" w:date="2024-05-14T16:16:54Z">
              <w:tcPr>
                <w:tcW w:w="2794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四十三层西面北起第四处</w:t>
            </w:r>
          </w:p>
        </w:tc>
        <w:tc>
          <w:tcPr>
            <w:tcW w:w="391" w:type="pct"/>
            <w:noWrap w:val="0"/>
            <w:vAlign w:val="center"/>
            <w:tcPrChange w:id="913" w:author="Administrator" w:date="2024-05-14T16:16:54Z">
              <w:tcPr>
                <w:tcW w:w="785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2.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50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</w:t>
            </w:r>
          </w:p>
        </w:tc>
        <w:tc>
          <w:tcPr>
            <w:tcW w:w="363" w:type="pct"/>
            <w:noWrap w:val="0"/>
            <w:vAlign w:val="center"/>
            <w:tcPrChange w:id="914" w:author="Administrator" w:date="2024-05-14T16:16:54Z">
              <w:tcPr>
                <w:tcW w:w="729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915" w:author="Administrator" w:date="2024-05-14T16:16:54Z">
              <w:tcPr>
                <w:tcW w:w="927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55.4</w:t>
            </w:r>
          </w:p>
        </w:tc>
        <w:tc>
          <w:tcPr>
            <w:tcW w:w="449" w:type="pct"/>
            <w:noWrap w:val="0"/>
            <w:vAlign w:val="center"/>
            <w:tcPrChange w:id="916" w:author="Administrator" w:date="2024-05-14T16:16:54Z">
              <w:tcPr>
                <w:tcW w:w="903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917" w:author="Administrator" w:date="2024-05-14T16:16:54Z">
              <w:tcPr>
                <w:tcW w:w="166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100×130</w:t>
            </w:r>
          </w:p>
        </w:tc>
        <w:tc>
          <w:tcPr>
            <w:tcW w:w="820" w:type="pct"/>
            <w:noWrap w:val="0"/>
            <w:vAlign w:val="center"/>
            <w:tcPrChange w:id="918" w:author="Administrator" w:date="2024-05-14T16:16:54Z">
              <w:tcPr>
                <w:tcW w:w="164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 w:ascii="Times New Roman" w:hAnsi="Times New Roman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1500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919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919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920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921" w:author="Administrator" w:date="2024-05-14T16:16:54Z">
              <w:tcPr>
                <w:tcW w:w="2794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四十三层西面北起第五处</w:t>
            </w:r>
          </w:p>
        </w:tc>
        <w:tc>
          <w:tcPr>
            <w:tcW w:w="391" w:type="pct"/>
            <w:noWrap w:val="0"/>
            <w:vAlign w:val="center"/>
            <w:tcPrChange w:id="922" w:author="Administrator" w:date="2024-05-14T16:16:54Z">
              <w:tcPr>
                <w:tcW w:w="785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2.59 </w:t>
            </w:r>
          </w:p>
        </w:tc>
        <w:tc>
          <w:tcPr>
            <w:tcW w:w="363" w:type="pct"/>
            <w:noWrap w:val="0"/>
            <w:vAlign w:val="center"/>
            <w:tcPrChange w:id="923" w:author="Administrator" w:date="2024-05-14T16:16:54Z">
              <w:tcPr>
                <w:tcW w:w="729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924" w:author="Administrator" w:date="2024-05-14T16:16:54Z">
              <w:tcPr>
                <w:tcW w:w="927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56.8</w:t>
            </w:r>
          </w:p>
        </w:tc>
        <w:tc>
          <w:tcPr>
            <w:tcW w:w="449" w:type="pct"/>
            <w:noWrap w:val="0"/>
            <w:vAlign w:val="center"/>
            <w:tcPrChange w:id="925" w:author="Administrator" w:date="2024-05-14T16:16:54Z">
              <w:tcPr>
                <w:tcW w:w="903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926" w:author="Administrator" w:date="2024-05-14T16:16:54Z">
              <w:tcPr>
                <w:tcW w:w="166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100×130</w:t>
            </w:r>
          </w:p>
        </w:tc>
        <w:tc>
          <w:tcPr>
            <w:tcW w:w="820" w:type="pct"/>
            <w:noWrap w:val="0"/>
            <w:vAlign w:val="center"/>
            <w:tcPrChange w:id="927" w:author="Administrator" w:date="2024-05-14T16:16:54Z">
              <w:tcPr>
                <w:tcW w:w="164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 w:ascii="Times New Roman" w:hAnsi="Times New Roman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1500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928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928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929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930" w:author="Administrator" w:date="2024-05-14T16:16:54Z">
              <w:tcPr>
                <w:tcW w:w="139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</w:t>
            </w:r>
            <w:del w:id="931" w:author="Administrator" w:date="2024-05-14T16:14:26Z">
              <w:r>
                <w:rPr>
                  <w:rFonts w:hint="default"/>
                  <w:sz w:val="24"/>
                  <w:szCs w:val="24"/>
                  <w:lang w:val="en-US" w:eastAsia="zh-CN"/>
                </w:rPr>
                <w:delText>二</w:delText>
              </w:r>
            </w:del>
            <w:ins w:id="932" w:author="Administrator" w:date="2024-05-14T16:14:27Z">
              <w:r>
                <w:rPr>
                  <w:rFonts w:hint="eastAsia"/>
                  <w:sz w:val="24"/>
                  <w:szCs w:val="24"/>
                  <w:lang w:val="en-US" w:eastAsia="zh-CN"/>
                </w:rPr>
                <w:t>三</w:t>
              </w:r>
            </w:ins>
            <w:r>
              <w:rPr>
                <w:rFonts w:hint="eastAsia"/>
                <w:sz w:val="24"/>
                <w:szCs w:val="24"/>
                <w:lang w:val="en-US" w:eastAsia="zh-CN"/>
              </w:rPr>
              <w:t>层</w:t>
            </w:r>
            <w:ins w:id="933" w:author="Administrator" w:date="2024-05-14T16:14:44Z">
              <w:r>
                <w:rPr>
                  <w:rFonts w:hint="eastAsia"/>
                  <w:sz w:val="24"/>
                  <w:szCs w:val="24"/>
                  <w:lang w:val="en-US" w:eastAsia="zh-CN"/>
                </w:rPr>
                <w:t>南面西起第</w:t>
              </w:r>
            </w:ins>
            <w:ins w:id="934" w:author="Administrator" w:date="2024-05-14T16:14:50Z">
              <w:r>
                <w:rPr>
                  <w:rFonts w:hint="eastAsia"/>
                  <w:sz w:val="24"/>
                  <w:szCs w:val="24"/>
                  <w:lang w:val="en-US" w:eastAsia="zh-CN"/>
                </w:rPr>
                <w:t>九</w:t>
              </w:r>
            </w:ins>
            <w:ins w:id="935" w:author="Administrator" w:date="2024-05-14T16:14:44Z">
              <w:r>
                <w:rPr>
                  <w:rFonts w:hint="eastAsia"/>
                  <w:sz w:val="24"/>
                  <w:szCs w:val="24"/>
                  <w:lang w:val="en-US" w:eastAsia="zh-CN"/>
                </w:rPr>
                <w:t>处</w:t>
              </w:r>
            </w:ins>
            <w:del w:id="936" w:author="Administrator" w:date="2024-05-14T16:14:44Z">
              <w:r>
                <w:rPr>
                  <w:rFonts w:hint="eastAsia"/>
                  <w:sz w:val="24"/>
                  <w:szCs w:val="24"/>
                  <w:lang w:val="en-US" w:eastAsia="zh-CN"/>
                </w:rPr>
                <w:delText>东面南起第四处</w:delText>
              </w:r>
            </w:del>
          </w:p>
        </w:tc>
        <w:tc>
          <w:tcPr>
            <w:tcW w:w="391" w:type="pct"/>
            <w:noWrap w:val="0"/>
            <w:vAlign w:val="center"/>
            <w:tcPrChange w:id="937" w:author="Administrator" w:date="2024-05-14T16:16:54Z">
              <w:tcPr>
                <w:tcW w:w="391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2.81 </w:t>
            </w:r>
          </w:p>
        </w:tc>
        <w:tc>
          <w:tcPr>
            <w:tcW w:w="363" w:type="pct"/>
            <w:noWrap w:val="0"/>
            <w:vAlign w:val="center"/>
            <w:tcPrChange w:id="938" w:author="Administrator" w:date="2024-05-14T16:16:54Z">
              <w:tcPr>
                <w:tcW w:w="3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939" w:author="Administrator" w:date="2024-05-14T16:16:54Z">
              <w:tcPr>
                <w:tcW w:w="4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52.3</w:t>
            </w:r>
          </w:p>
        </w:tc>
        <w:tc>
          <w:tcPr>
            <w:tcW w:w="449" w:type="pct"/>
            <w:noWrap w:val="0"/>
            <w:vAlign w:val="center"/>
            <w:tcPrChange w:id="940" w:author="Administrator" w:date="2024-05-14T16:16:54Z">
              <w:tcPr>
                <w:tcW w:w="449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941" w:author="Administrator" w:date="2024-05-14T16:16:54Z">
              <w:tcPr>
                <w:tcW w:w="830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100×130</w:t>
            </w:r>
          </w:p>
        </w:tc>
        <w:tc>
          <w:tcPr>
            <w:tcW w:w="820" w:type="pct"/>
            <w:noWrap w:val="0"/>
            <w:vAlign w:val="center"/>
            <w:tcPrChange w:id="942" w:author="Administrator" w:date="2024-05-14T16:16:54Z">
              <w:tcPr>
                <w:tcW w:w="818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 w:ascii="Times New Roman" w:hAnsi="Times New Roman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1500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943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943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944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945" w:author="Administrator" w:date="2024-05-14T16:16:54Z">
              <w:tcPr>
                <w:tcW w:w="2794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四十四层西面北起第二处</w:t>
            </w:r>
          </w:p>
        </w:tc>
        <w:tc>
          <w:tcPr>
            <w:tcW w:w="391" w:type="pct"/>
            <w:noWrap w:val="0"/>
            <w:vAlign w:val="center"/>
            <w:tcPrChange w:id="946" w:author="Administrator" w:date="2024-05-14T16:16:54Z">
              <w:tcPr>
                <w:tcW w:w="785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2.68 </w:t>
            </w:r>
          </w:p>
        </w:tc>
        <w:tc>
          <w:tcPr>
            <w:tcW w:w="363" w:type="pct"/>
            <w:noWrap w:val="0"/>
            <w:vAlign w:val="center"/>
            <w:tcPrChange w:id="947" w:author="Administrator" w:date="2024-05-14T16:16:54Z">
              <w:tcPr>
                <w:tcW w:w="729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.5</w:t>
            </w:r>
          </w:p>
        </w:tc>
        <w:tc>
          <w:tcPr>
            <w:tcW w:w="461" w:type="pct"/>
            <w:noWrap w:val="0"/>
            <w:vAlign w:val="center"/>
            <w:tcPrChange w:id="948" w:author="Administrator" w:date="2024-05-14T16:16:54Z">
              <w:tcPr>
                <w:tcW w:w="927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49.5</w:t>
            </w:r>
          </w:p>
        </w:tc>
        <w:tc>
          <w:tcPr>
            <w:tcW w:w="449" w:type="pct"/>
            <w:noWrap w:val="0"/>
            <w:vAlign w:val="center"/>
            <w:tcPrChange w:id="949" w:author="Administrator" w:date="2024-05-14T16:16:54Z">
              <w:tcPr>
                <w:tcW w:w="903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950" w:author="Administrator" w:date="2024-05-14T16:16:54Z">
              <w:tcPr>
                <w:tcW w:w="166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100×130</w:t>
            </w:r>
          </w:p>
        </w:tc>
        <w:tc>
          <w:tcPr>
            <w:tcW w:w="820" w:type="pct"/>
            <w:noWrap w:val="0"/>
            <w:vAlign w:val="center"/>
            <w:tcPrChange w:id="951" w:author="Administrator" w:date="2024-05-14T16:16:54Z">
              <w:tcPr>
                <w:tcW w:w="164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 w:ascii="Times New Roman" w:hAnsi="Times New Roman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1500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952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952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953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954" w:author="Administrator" w:date="2024-05-14T16:16:54Z">
              <w:tcPr>
                <w:tcW w:w="2794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四十四层西面北起第三处</w:t>
            </w:r>
          </w:p>
        </w:tc>
        <w:tc>
          <w:tcPr>
            <w:tcW w:w="391" w:type="pct"/>
            <w:noWrap w:val="0"/>
            <w:vAlign w:val="center"/>
            <w:tcPrChange w:id="955" w:author="Administrator" w:date="2024-05-14T16:16:54Z">
              <w:tcPr>
                <w:tcW w:w="785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2.77 </w:t>
            </w:r>
          </w:p>
        </w:tc>
        <w:tc>
          <w:tcPr>
            <w:tcW w:w="363" w:type="pct"/>
            <w:noWrap w:val="0"/>
            <w:vAlign w:val="center"/>
            <w:tcPrChange w:id="956" w:author="Administrator" w:date="2024-05-14T16:16:54Z">
              <w:tcPr>
                <w:tcW w:w="729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.5</w:t>
            </w:r>
          </w:p>
        </w:tc>
        <w:tc>
          <w:tcPr>
            <w:tcW w:w="461" w:type="pct"/>
            <w:noWrap w:val="0"/>
            <w:vAlign w:val="center"/>
            <w:tcPrChange w:id="957" w:author="Administrator" w:date="2024-05-14T16:16:54Z">
              <w:tcPr>
                <w:tcW w:w="927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57.4</w:t>
            </w:r>
          </w:p>
        </w:tc>
        <w:tc>
          <w:tcPr>
            <w:tcW w:w="449" w:type="pct"/>
            <w:noWrap w:val="0"/>
            <w:vAlign w:val="center"/>
            <w:tcPrChange w:id="958" w:author="Administrator" w:date="2024-05-14T16:16:54Z">
              <w:tcPr>
                <w:tcW w:w="903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959" w:author="Administrator" w:date="2024-05-14T16:16:54Z">
              <w:tcPr>
                <w:tcW w:w="166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100×130</w:t>
            </w:r>
          </w:p>
        </w:tc>
        <w:tc>
          <w:tcPr>
            <w:tcW w:w="820" w:type="pct"/>
            <w:noWrap w:val="0"/>
            <w:vAlign w:val="center"/>
            <w:tcPrChange w:id="960" w:author="Administrator" w:date="2024-05-14T16:16:54Z">
              <w:tcPr>
                <w:tcW w:w="1646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 w:ascii="Times New Roman" w:hAnsi="Times New Roman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1500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961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961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962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963" w:author="Administrator" w:date="2024-05-14T16:16:54Z">
              <w:tcPr>
                <w:tcW w:w="139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</w:t>
            </w:r>
            <w:del w:id="964" w:author="Administrator" w:date="2024-05-14T16:15:07Z">
              <w:r>
                <w:rPr>
                  <w:rFonts w:hint="default"/>
                  <w:sz w:val="24"/>
                  <w:szCs w:val="24"/>
                  <w:lang w:val="en-US" w:eastAsia="zh-CN"/>
                </w:rPr>
                <w:delText>三</w:delText>
              </w:r>
            </w:del>
            <w:ins w:id="965" w:author="Administrator" w:date="2024-05-14T16:15:08Z">
              <w:r>
                <w:rPr>
                  <w:rFonts w:hint="eastAsia"/>
                  <w:sz w:val="24"/>
                  <w:szCs w:val="24"/>
                  <w:lang w:val="en-US" w:eastAsia="zh-CN"/>
                </w:rPr>
                <w:t>四</w:t>
              </w:r>
            </w:ins>
            <w:r>
              <w:rPr>
                <w:rFonts w:hint="eastAsia"/>
                <w:sz w:val="24"/>
                <w:szCs w:val="24"/>
                <w:lang w:val="en-US" w:eastAsia="zh-CN"/>
              </w:rPr>
              <w:t>层</w:t>
            </w:r>
            <w:del w:id="966" w:author="Administrator" w:date="2024-05-14T16:15:22Z">
              <w:r>
                <w:rPr>
                  <w:rFonts w:hint="default"/>
                  <w:sz w:val="24"/>
                  <w:szCs w:val="24"/>
                  <w:lang w:val="en-US" w:eastAsia="zh-CN"/>
                </w:rPr>
                <w:delText>西</w:delText>
              </w:r>
            </w:del>
            <w:ins w:id="967" w:author="Administrator" w:date="2024-05-14T16:15:23Z">
              <w:r>
                <w:rPr>
                  <w:rFonts w:hint="eastAsia"/>
                  <w:sz w:val="24"/>
                  <w:szCs w:val="24"/>
                  <w:lang w:val="en-US" w:eastAsia="zh-CN"/>
                </w:rPr>
                <w:t>南</w:t>
              </w:r>
            </w:ins>
            <w:r>
              <w:rPr>
                <w:rFonts w:hint="eastAsia"/>
                <w:sz w:val="24"/>
                <w:szCs w:val="24"/>
                <w:lang w:val="en-US" w:eastAsia="zh-CN"/>
              </w:rPr>
              <w:t>面</w:t>
            </w:r>
            <w:del w:id="968" w:author="Administrator" w:date="2024-05-14T16:16:01Z">
              <w:r>
                <w:rPr>
                  <w:rFonts w:hint="default"/>
                  <w:sz w:val="24"/>
                  <w:szCs w:val="24"/>
                  <w:lang w:val="en-US" w:eastAsia="zh-CN"/>
                </w:rPr>
                <w:delText>北</w:delText>
              </w:r>
            </w:del>
            <w:ins w:id="969" w:author="Administrator" w:date="2024-05-14T16:16:02Z">
              <w:r>
                <w:rPr>
                  <w:rFonts w:hint="eastAsia"/>
                  <w:sz w:val="24"/>
                  <w:szCs w:val="24"/>
                  <w:lang w:val="en-US" w:eastAsia="zh-CN"/>
                </w:rPr>
                <w:t>东</w:t>
              </w:r>
            </w:ins>
            <w:r>
              <w:rPr>
                <w:rFonts w:hint="eastAsia"/>
                <w:sz w:val="24"/>
                <w:szCs w:val="24"/>
                <w:lang w:val="en-US" w:eastAsia="zh-CN"/>
              </w:rPr>
              <w:t>起第</w:t>
            </w:r>
            <w:del w:id="970" w:author="Administrator" w:date="2024-05-14T16:16:11Z">
              <w:r>
                <w:rPr>
                  <w:rFonts w:hint="default"/>
                  <w:sz w:val="24"/>
                  <w:szCs w:val="24"/>
                  <w:lang w:val="en-US" w:eastAsia="zh-CN"/>
                </w:rPr>
                <w:delText>五</w:delText>
              </w:r>
            </w:del>
            <w:ins w:id="971" w:author="Administrator" w:date="2024-05-14T16:16:12Z">
              <w:r>
                <w:rPr>
                  <w:rFonts w:hint="eastAsia"/>
                  <w:sz w:val="24"/>
                  <w:szCs w:val="24"/>
                  <w:lang w:val="en-US" w:eastAsia="zh-CN"/>
                </w:rPr>
                <w:t>九</w:t>
              </w:r>
            </w:ins>
            <w:r>
              <w:rPr>
                <w:rFonts w:hint="eastAsia"/>
                <w:sz w:val="24"/>
                <w:szCs w:val="24"/>
                <w:lang w:val="en-US" w:eastAsia="zh-CN"/>
              </w:rPr>
              <w:t>处</w:t>
            </w:r>
          </w:p>
        </w:tc>
        <w:tc>
          <w:tcPr>
            <w:tcW w:w="391" w:type="pct"/>
            <w:noWrap w:val="0"/>
            <w:vAlign w:val="center"/>
            <w:tcPrChange w:id="972" w:author="Administrator" w:date="2024-05-14T16:16:54Z">
              <w:tcPr>
                <w:tcW w:w="391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2.5</w:t>
            </w:r>
            <w:del w:id="973" w:author="Administrator" w:date="2024-05-14T16:16:27Z">
              <w:r>
                <w:rPr>
                  <w:rFonts w:hint="default"/>
                  <w:sz w:val="24"/>
                  <w:szCs w:val="24"/>
                  <w:lang w:val="en-US" w:eastAsia="zh-CN"/>
                </w:rPr>
                <w:delText>9</w:delText>
              </w:r>
            </w:del>
            <w:ins w:id="974" w:author="Administrator" w:date="2024-05-14T16:16:27Z">
              <w:r>
                <w:rPr>
                  <w:rFonts w:hint="eastAsia"/>
                  <w:sz w:val="24"/>
                  <w:szCs w:val="24"/>
                  <w:lang w:val="en-US" w:eastAsia="zh-CN"/>
                </w:rPr>
                <w:t>4</w:t>
              </w:r>
            </w:ins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</w:t>
            </w:r>
          </w:p>
        </w:tc>
        <w:tc>
          <w:tcPr>
            <w:tcW w:w="363" w:type="pct"/>
            <w:noWrap w:val="0"/>
            <w:vAlign w:val="center"/>
            <w:tcPrChange w:id="975" w:author="Administrator" w:date="2024-05-14T16:16:54Z">
              <w:tcPr>
                <w:tcW w:w="3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≥2.5</w:t>
            </w:r>
          </w:p>
        </w:tc>
        <w:tc>
          <w:tcPr>
            <w:tcW w:w="461" w:type="pct"/>
            <w:noWrap w:val="0"/>
            <w:vAlign w:val="center"/>
            <w:tcPrChange w:id="976" w:author="Administrator" w:date="2024-05-14T16:16:54Z">
              <w:tcPr>
                <w:tcW w:w="4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5</w:t>
            </w:r>
            <w:del w:id="977" w:author="Administrator" w:date="2024-05-14T16:16:32Z">
              <w:r>
                <w:rPr>
                  <w:rFonts w:hint="default"/>
                  <w:sz w:val="24"/>
                  <w:szCs w:val="24"/>
                  <w:lang w:val="en-US" w:eastAsia="zh-CN"/>
                </w:rPr>
                <w:delText>6</w:delText>
              </w:r>
            </w:del>
            <w:ins w:id="978" w:author="Administrator" w:date="2024-05-14T16:16:32Z">
              <w:r>
                <w:rPr>
                  <w:rFonts w:hint="eastAsia"/>
                  <w:sz w:val="24"/>
                  <w:szCs w:val="24"/>
                  <w:lang w:val="en-US" w:eastAsia="zh-CN"/>
                </w:rPr>
                <w:t>3</w:t>
              </w:r>
            </w:ins>
            <w:r>
              <w:rPr>
                <w:rFonts w:hint="default"/>
                <w:sz w:val="24"/>
                <w:szCs w:val="24"/>
                <w:lang w:val="en-US" w:eastAsia="zh-CN"/>
              </w:rPr>
              <w:t>.8</w:t>
            </w:r>
          </w:p>
        </w:tc>
        <w:tc>
          <w:tcPr>
            <w:tcW w:w="449" w:type="pct"/>
            <w:noWrap w:val="0"/>
            <w:vAlign w:val="center"/>
            <w:tcPrChange w:id="979" w:author="Administrator" w:date="2024-05-14T16:16:54Z">
              <w:tcPr>
                <w:tcW w:w="449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980" w:author="Administrator" w:date="2024-05-14T16:16:54Z">
              <w:tcPr>
                <w:tcW w:w="830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100×130</w:t>
            </w:r>
          </w:p>
        </w:tc>
        <w:tc>
          <w:tcPr>
            <w:tcW w:w="820" w:type="pct"/>
            <w:noWrap w:val="0"/>
            <w:vAlign w:val="center"/>
            <w:tcPrChange w:id="981" w:author="Administrator" w:date="2024-05-14T16:16:54Z">
              <w:tcPr>
                <w:tcW w:w="818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 w:ascii="Times New Roman" w:hAnsi="Times New Roman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1500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982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982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983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984" w:author="Administrator" w:date="2024-05-14T16:16:54Z">
              <w:tcPr>
                <w:tcW w:w="139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四十四层</w:t>
            </w:r>
            <w:del w:id="985" w:author="Administrator" w:date="2024-05-14T16:16:38Z">
              <w:r>
                <w:rPr>
                  <w:rFonts w:hint="default"/>
                  <w:sz w:val="24"/>
                  <w:szCs w:val="24"/>
                  <w:lang w:val="en-US" w:eastAsia="zh-CN"/>
                </w:rPr>
                <w:delText>西</w:delText>
              </w:r>
            </w:del>
            <w:ins w:id="986" w:author="Administrator" w:date="2024-05-14T16:16:38Z">
              <w:r>
                <w:rPr>
                  <w:rFonts w:hint="eastAsia"/>
                  <w:sz w:val="24"/>
                  <w:szCs w:val="24"/>
                  <w:lang w:val="en-US" w:eastAsia="zh-CN"/>
                </w:rPr>
                <w:t>南</w:t>
              </w:r>
            </w:ins>
            <w:r>
              <w:rPr>
                <w:rFonts w:hint="eastAsia"/>
                <w:sz w:val="24"/>
                <w:szCs w:val="24"/>
                <w:lang w:val="en-US" w:eastAsia="zh-CN"/>
              </w:rPr>
              <w:t>面</w:t>
            </w:r>
            <w:del w:id="987" w:author="Administrator" w:date="2024-05-14T16:16:43Z">
              <w:r>
                <w:rPr>
                  <w:rFonts w:hint="default"/>
                  <w:sz w:val="24"/>
                  <w:szCs w:val="24"/>
                  <w:lang w:val="en-US" w:eastAsia="zh-CN"/>
                </w:rPr>
                <w:delText>北</w:delText>
              </w:r>
            </w:del>
            <w:ins w:id="988" w:author="Administrator" w:date="2024-05-14T16:16:43Z">
              <w:r>
                <w:rPr>
                  <w:rFonts w:hint="eastAsia"/>
                  <w:sz w:val="24"/>
                  <w:szCs w:val="24"/>
                  <w:lang w:val="en-US" w:eastAsia="zh-CN"/>
                </w:rPr>
                <w:t>西</w:t>
              </w:r>
            </w:ins>
            <w:r>
              <w:rPr>
                <w:rFonts w:hint="eastAsia"/>
                <w:sz w:val="24"/>
                <w:szCs w:val="24"/>
                <w:lang w:val="en-US" w:eastAsia="zh-CN"/>
              </w:rPr>
              <w:t>起第</w:t>
            </w:r>
            <w:del w:id="989" w:author="Administrator" w:date="2024-05-14T16:16:47Z">
              <w:r>
                <w:rPr>
                  <w:rFonts w:hint="default"/>
                  <w:sz w:val="24"/>
                  <w:szCs w:val="24"/>
                  <w:lang w:val="en-US" w:eastAsia="zh-CN"/>
                </w:rPr>
                <w:delText>二</w:delText>
              </w:r>
            </w:del>
            <w:ins w:id="990" w:author="Administrator" w:date="2024-05-14T16:16:53Z">
              <w:r>
                <w:rPr>
                  <w:rFonts w:hint="eastAsia"/>
                  <w:sz w:val="24"/>
                  <w:szCs w:val="24"/>
                  <w:lang w:val="en-US" w:eastAsia="zh-CN"/>
                </w:rPr>
                <w:t>六</w:t>
              </w:r>
            </w:ins>
            <w:r>
              <w:rPr>
                <w:rFonts w:hint="eastAsia"/>
                <w:sz w:val="24"/>
                <w:szCs w:val="24"/>
                <w:lang w:val="en-US" w:eastAsia="zh-CN"/>
              </w:rPr>
              <w:t>处</w:t>
            </w:r>
          </w:p>
        </w:tc>
        <w:tc>
          <w:tcPr>
            <w:tcW w:w="391" w:type="pct"/>
            <w:noWrap w:val="0"/>
            <w:vAlign w:val="center"/>
            <w:tcPrChange w:id="991" w:author="Administrator" w:date="2024-05-14T16:16:54Z">
              <w:tcPr>
                <w:tcW w:w="391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2.68 </w:t>
            </w:r>
          </w:p>
        </w:tc>
        <w:tc>
          <w:tcPr>
            <w:tcW w:w="363" w:type="pct"/>
            <w:noWrap w:val="0"/>
            <w:vAlign w:val="center"/>
            <w:tcPrChange w:id="992" w:author="Administrator" w:date="2024-05-14T16:16:54Z">
              <w:tcPr>
                <w:tcW w:w="3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.5</w:t>
            </w:r>
          </w:p>
        </w:tc>
        <w:tc>
          <w:tcPr>
            <w:tcW w:w="461" w:type="pct"/>
            <w:noWrap w:val="0"/>
            <w:vAlign w:val="center"/>
            <w:tcPrChange w:id="993" w:author="Administrator" w:date="2024-05-14T16:16:54Z">
              <w:tcPr>
                <w:tcW w:w="4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49.5</w:t>
            </w:r>
          </w:p>
        </w:tc>
        <w:tc>
          <w:tcPr>
            <w:tcW w:w="449" w:type="pct"/>
            <w:noWrap w:val="0"/>
            <w:vAlign w:val="center"/>
            <w:tcPrChange w:id="994" w:author="Administrator" w:date="2024-05-14T16:16:54Z">
              <w:tcPr>
                <w:tcW w:w="449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995" w:author="Administrator" w:date="2024-05-14T16:16:54Z">
              <w:tcPr>
                <w:tcW w:w="830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100×130</w:t>
            </w:r>
          </w:p>
        </w:tc>
        <w:tc>
          <w:tcPr>
            <w:tcW w:w="820" w:type="pct"/>
            <w:noWrap w:val="0"/>
            <w:vAlign w:val="center"/>
            <w:tcPrChange w:id="996" w:author="Administrator" w:date="2024-05-14T16:16:54Z">
              <w:tcPr>
                <w:tcW w:w="818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 w:ascii="Times New Roman" w:hAnsi="Times New Roman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1500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997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997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998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999" w:author="Administrator" w:date="2024-05-14T16:16:54Z">
              <w:tcPr>
                <w:tcW w:w="139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</w:t>
            </w:r>
            <w:del w:id="1000" w:author="Administrator" w:date="2024-05-14T16:17:02Z">
              <w:r>
                <w:rPr>
                  <w:rFonts w:hint="default"/>
                  <w:sz w:val="24"/>
                  <w:szCs w:val="24"/>
                  <w:lang w:val="en-US" w:eastAsia="zh-CN"/>
                </w:rPr>
                <w:delText>四</w:delText>
              </w:r>
            </w:del>
            <w:ins w:id="1001" w:author="Administrator" w:date="2024-05-14T16:17:02Z">
              <w:r>
                <w:rPr>
                  <w:rFonts w:hint="eastAsia"/>
                  <w:sz w:val="24"/>
                  <w:szCs w:val="24"/>
                  <w:lang w:val="en-US" w:eastAsia="zh-CN"/>
                </w:rPr>
                <w:t>五</w:t>
              </w:r>
            </w:ins>
            <w:r>
              <w:rPr>
                <w:rFonts w:hint="eastAsia"/>
                <w:sz w:val="24"/>
                <w:szCs w:val="24"/>
                <w:lang w:val="en-US" w:eastAsia="zh-CN"/>
              </w:rPr>
              <w:t>层</w:t>
            </w:r>
            <w:del w:id="1002" w:author="Administrator" w:date="2024-05-14T16:17:12Z">
              <w:r>
                <w:rPr>
                  <w:rFonts w:hint="default"/>
                  <w:sz w:val="24"/>
                  <w:szCs w:val="24"/>
                  <w:lang w:val="en-US" w:eastAsia="zh-CN"/>
                </w:rPr>
                <w:delText>西</w:delText>
              </w:r>
            </w:del>
            <w:ins w:id="1003" w:author="Administrator" w:date="2024-05-14T16:17:12Z">
              <w:r>
                <w:rPr>
                  <w:rFonts w:hint="eastAsia"/>
                  <w:sz w:val="24"/>
                  <w:szCs w:val="24"/>
                  <w:lang w:val="en-US" w:eastAsia="zh-CN"/>
                </w:rPr>
                <w:t>南</w:t>
              </w:r>
            </w:ins>
            <w:r>
              <w:rPr>
                <w:rFonts w:hint="eastAsia"/>
                <w:sz w:val="24"/>
                <w:szCs w:val="24"/>
                <w:lang w:val="en-US" w:eastAsia="zh-CN"/>
              </w:rPr>
              <w:t>面</w:t>
            </w:r>
            <w:del w:id="1004" w:author="Administrator" w:date="2024-05-14T16:17:15Z">
              <w:r>
                <w:rPr>
                  <w:rFonts w:hint="default"/>
                  <w:sz w:val="24"/>
                  <w:szCs w:val="24"/>
                  <w:lang w:val="en-US" w:eastAsia="zh-CN"/>
                </w:rPr>
                <w:delText>北</w:delText>
              </w:r>
            </w:del>
            <w:ins w:id="1005" w:author="Administrator" w:date="2024-05-14T16:17:16Z">
              <w:r>
                <w:rPr>
                  <w:rFonts w:hint="eastAsia"/>
                  <w:sz w:val="24"/>
                  <w:szCs w:val="24"/>
                  <w:lang w:val="en-US" w:eastAsia="zh-CN"/>
                </w:rPr>
                <w:t>西</w:t>
              </w:r>
            </w:ins>
            <w:r>
              <w:rPr>
                <w:rFonts w:hint="eastAsia"/>
                <w:sz w:val="24"/>
                <w:szCs w:val="24"/>
                <w:lang w:val="en-US" w:eastAsia="zh-CN"/>
              </w:rPr>
              <w:t>起第</w:t>
            </w:r>
            <w:del w:id="1006" w:author="Administrator" w:date="2024-05-14T16:17:24Z">
              <w:r>
                <w:rPr>
                  <w:rFonts w:hint="default"/>
                  <w:sz w:val="24"/>
                  <w:szCs w:val="24"/>
                  <w:lang w:val="en-US" w:eastAsia="zh-CN"/>
                </w:rPr>
                <w:delText>三</w:delText>
              </w:r>
            </w:del>
            <w:ins w:id="1007" w:author="Administrator" w:date="2024-05-14T16:17:25Z">
              <w:r>
                <w:rPr>
                  <w:rFonts w:hint="eastAsia"/>
                  <w:sz w:val="24"/>
                  <w:szCs w:val="24"/>
                  <w:lang w:val="en-US" w:eastAsia="zh-CN"/>
                </w:rPr>
                <w:t>十</w:t>
              </w:r>
            </w:ins>
            <w:r>
              <w:rPr>
                <w:rFonts w:hint="eastAsia"/>
                <w:sz w:val="24"/>
                <w:szCs w:val="24"/>
                <w:lang w:val="en-US" w:eastAsia="zh-CN"/>
              </w:rPr>
              <w:t>处</w:t>
            </w:r>
          </w:p>
        </w:tc>
        <w:tc>
          <w:tcPr>
            <w:tcW w:w="391" w:type="pct"/>
            <w:noWrap w:val="0"/>
            <w:vAlign w:val="center"/>
            <w:tcPrChange w:id="1008" w:author="Administrator" w:date="2024-05-14T16:16:54Z">
              <w:tcPr>
                <w:tcW w:w="391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2.</w:t>
            </w:r>
            <w:del w:id="1009" w:author="Administrator" w:date="2024-05-14T16:17:32Z">
              <w:r>
                <w:rPr>
                  <w:rFonts w:hint="default"/>
                  <w:sz w:val="24"/>
                  <w:szCs w:val="24"/>
                  <w:lang w:val="en-US" w:eastAsia="zh-CN"/>
                </w:rPr>
                <w:delText>7</w:delText>
              </w:r>
            </w:del>
            <w:ins w:id="1010" w:author="Administrator" w:date="2024-05-14T16:17:32Z">
              <w:r>
                <w:rPr>
                  <w:rFonts w:hint="eastAsia"/>
                  <w:sz w:val="24"/>
                  <w:szCs w:val="24"/>
                  <w:lang w:val="en-US" w:eastAsia="zh-CN"/>
                </w:rPr>
                <w:t>6</w:t>
              </w:r>
            </w:ins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7 </w:t>
            </w:r>
          </w:p>
        </w:tc>
        <w:tc>
          <w:tcPr>
            <w:tcW w:w="363" w:type="pct"/>
            <w:noWrap w:val="0"/>
            <w:vAlign w:val="center"/>
            <w:tcPrChange w:id="1011" w:author="Administrator" w:date="2024-05-14T16:16:54Z">
              <w:tcPr>
                <w:tcW w:w="3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.5</w:t>
            </w:r>
          </w:p>
        </w:tc>
        <w:tc>
          <w:tcPr>
            <w:tcW w:w="461" w:type="pct"/>
            <w:noWrap w:val="0"/>
            <w:vAlign w:val="center"/>
            <w:tcPrChange w:id="1012" w:author="Administrator" w:date="2024-05-14T16:16:54Z">
              <w:tcPr>
                <w:tcW w:w="4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5</w:t>
            </w:r>
            <w:del w:id="1013" w:author="Administrator" w:date="2024-05-14T16:17:35Z">
              <w:r>
                <w:rPr>
                  <w:rFonts w:hint="default"/>
                  <w:sz w:val="24"/>
                  <w:szCs w:val="24"/>
                  <w:lang w:val="en-US" w:eastAsia="zh-CN"/>
                </w:rPr>
                <w:delText>7</w:delText>
              </w:r>
            </w:del>
            <w:ins w:id="1014" w:author="Administrator" w:date="2024-05-14T16:17:35Z">
              <w:r>
                <w:rPr>
                  <w:rFonts w:hint="eastAsia"/>
                  <w:sz w:val="24"/>
                  <w:szCs w:val="24"/>
                  <w:lang w:val="en-US" w:eastAsia="zh-CN"/>
                </w:rPr>
                <w:t>3</w:t>
              </w:r>
            </w:ins>
            <w:r>
              <w:rPr>
                <w:rFonts w:hint="default"/>
                <w:sz w:val="24"/>
                <w:szCs w:val="24"/>
                <w:lang w:val="en-US" w:eastAsia="zh-CN"/>
              </w:rPr>
              <w:t>.4</w:t>
            </w:r>
          </w:p>
        </w:tc>
        <w:tc>
          <w:tcPr>
            <w:tcW w:w="449" w:type="pct"/>
            <w:noWrap w:val="0"/>
            <w:vAlign w:val="center"/>
            <w:tcPrChange w:id="1015" w:author="Administrator" w:date="2024-05-14T16:16:54Z">
              <w:tcPr>
                <w:tcW w:w="449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1016" w:author="Administrator" w:date="2024-05-14T16:16:54Z">
              <w:tcPr>
                <w:tcW w:w="830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100×130</w:t>
            </w:r>
          </w:p>
        </w:tc>
        <w:tc>
          <w:tcPr>
            <w:tcW w:w="820" w:type="pct"/>
            <w:noWrap w:val="0"/>
            <w:vAlign w:val="center"/>
            <w:tcPrChange w:id="1017" w:author="Administrator" w:date="2024-05-14T16:16:54Z">
              <w:tcPr>
                <w:tcW w:w="818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 w:ascii="Times New Roman" w:hAnsi="Times New Roman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1500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1018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1018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1019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1020" w:author="Administrator" w:date="2024-05-14T16:16:54Z">
              <w:tcPr>
                <w:tcW w:w="139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四十五层西面北起第五处</w:t>
            </w:r>
          </w:p>
        </w:tc>
        <w:tc>
          <w:tcPr>
            <w:tcW w:w="391" w:type="pct"/>
            <w:noWrap w:val="0"/>
            <w:vAlign w:val="center"/>
            <w:tcPrChange w:id="1021" w:author="Administrator" w:date="2024-05-14T16:16:54Z">
              <w:tcPr>
                <w:tcW w:w="391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2.83 </w:t>
            </w:r>
          </w:p>
        </w:tc>
        <w:tc>
          <w:tcPr>
            <w:tcW w:w="363" w:type="pct"/>
            <w:noWrap w:val="0"/>
            <w:vAlign w:val="center"/>
            <w:tcPrChange w:id="1022" w:author="Administrator" w:date="2024-05-14T16:16:54Z">
              <w:tcPr>
                <w:tcW w:w="3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.5</w:t>
            </w:r>
          </w:p>
        </w:tc>
        <w:tc>
          <w:tcPr>
            <w:tcW w:w="461" w:type="pct"/>
            <w:noWrap w:val="0"/>
            <w:vAlign w:val="center"/>
            <w:tcPrChange w:id="1023" w:author="Administrator" w:date="2024-05-14T16:16:54Z">
              <w:tcPr>
                <w:tcW w:w="4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52.4</w:t>
            </w:r>
          </w:p>
        </w:tc>
        <w:tc>
          <w:tcPr>
            <w:tcW w:w="449" w:type="pct"/>
            <w:noWrap w:val="0"/>
            <w:vAlign w:val="center"/>
            <w:tcPrChange w:id="1024" w:author="Administrator" w:date="2024-05-14T16:16:54Z">
              <w:tcPr>
                <w:tcW w:w="449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1025" w:author="Administrator" w:date="2024-05-14T16:16:54Z">
              <w:tcPr>
                <w:tcW w:w="830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100×130</w:t>
            </w:r>
          </w:p>
        </w:tc>
        <w:tc>
          <w:tcPr>
            <w:tcW w:w="820" w:type="pct"/>
            <w:noWrap w:val="0"/>
            <w:vAlign w:val="center"/>
            <w:tcPrChange w:id="1026" w:author="Administrator" w:date="2024-05-14T16:16:54Z">
              <w:tcPr>
                <w:tcW w:w="818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right="0" w:rightChars="0" w:firstLine="0" w:firstLineChars="0"/>
              <w:jc w:val="center"/>
              <w:textAlignment w:val="auto"/>
              <w:rPr>
                <w:rFonts w:hint="default" w:ascii="Times New Roman" w:hAnsi="Times New Roman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1500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1027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628" w:hRule="atLeast"/>
          <w:jc w:val="center"/>
          <w:trPrChange w:id="1027" w:author="Administrator" w:date="2024-05-14T16:16:54Z">
            <w:trPr>
              <w:trHeight w:val="628" w:hRule="atLeast"/>
              <w:jc w:val="center"/>
            </w:trPr>
          </w:trPrChange>
        </w:trPr>
        <w:tc>
          <w:tcPr>
            <w:tcW w:w="291" w:type="pct"/>
            <w:vMerge w:val="continue"/>
            <w:noWrap w:val="0"/>
            <w:vAlign w:val="center"/>
            <w:tcPrChange w:id="1028" w:author="Administrator" w:date="2024-05-14T16:16:54Z">
              <w:tcPr>
                <w:tcW w:w="292" w:type="pct"/>
                <w:vMerge w:val="continue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1392" w:type="pct"/>
            <w:noWrap w:val="0"/>
            <w:vAlign w:val="center"/>
            <w:tcPrChange w:id="1029" w:author="Administrator" w:date="2024-05-14T16:16:54Z">
              <w:tcPr>
                <w:tcW w:w="139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四十五层西面北起第六处</w:t>
            </w:r>
          </w:p>
        </w:tc>
        <w:tc>
          <w:tcPr>
            <w:tcW w:w="391" w:type="pct"/>
            <w:noWrap w:val="0"/>
            <w:vAlign w:val="center"/>
            <w:tcPrChange w:id="1030" w:author="Administrator" w:date="2024-05-14T16:16:54Z">
              <w:tcPr>
                <w:tcW w:w="391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2.63 </w:t>
            </w:r>
          </w:p>
        </w:tc>
        <w:tc>
          <w:tcPr>
            <w:tcW w:w="363" w:type="pct"/>
            <w:noWrap w:val="0"/>
            <w:vAlign w:val="center"/>
            <w:tcPrChange w:id="1031" w:author="Administrator" w:date="2024-05-14T16:16:54Z">
              <w:tcPr>
                <w:tcW w:w="3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≥2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.5</w:t>
            </w:r>
          </w:p>
        </w:tc>
        <w:tc>
          <w:tcPr>
            <w:tcW w:w="461" w:type="pct"/>
            <w:noWrap w:val="0"/>
            <w:vAlign w:val="center"/>
            <w:tcPrChange w:id="1032" w:author="Administrator" w:date="2024-05-14T16:16:54Z">
              <w:tcPr>
                <w:tcW w:w="46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48.9</w:t>
            </w:r>
          </w:p>
        </w:tc>
        <w:tc>
          <w:tcPr>
            <w:tcW w:w="449" w:type="pct"/>
            <w:noWrap w:val="0"/>
            <w:vAlign w:val="center"/>
            <w:tcPrChange w:id="1033" w:author="Administrator" w:date="2024-05-14T16:16:54Z">
              <w:tcPr>
                <w:tcW w:w="449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≥15</w:t>
            </w:r>
          </w:p>
        </w:tc>
        <w:tc>
          <w:tcPr>
            <w:tcW w:w="830" w:type="pct"/>
            <w:noWrap w:val="0"/>
            <w:vAlign w:val="center"/>
            <w:tcPrChange w:id="1034" w:author="Administrator" w:date="2024-05-14T16:16:54Z">
              <w:tcPr>
                <w:tcW w:w="830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100×130</w:t>
            </w:r>
          </w:p>
        </w:tc>
        <w:tc>
          <w:tcPr>
            <w:tcW w:w="820" w:type="pct"/>
            <w:noWrap w:val="0"/>
            <w:vAlign w:val="center"/>
            <w:tcPrChange w:id="1035" w:author="Administrator" w:date="2024-05-14T16:16:54Z">
              <w:tcPr>
                <w:tcW w:w="818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1500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  <w:tblPrExChange w:id="1036" w:author="Administrator" w:date="2024-05-14T16:16:54Z">
            <w:tblPrEx>
              <w:tblBorders>
                <w:top w:val="single" w:color="000000" w:sz="2" w:space="0"/>
                <w:left w:val="single" w:color="000000" w:sz="2" w:space="0"/>
                <w:bottom w:val="single" w:color="000000" w:sz="2" w:space="0"/>
                <w:right w:val="single" w:color="000000" w:sz="2" w:space="0"/>
                <w:insideH w:val="single" w:color="000000" w:sz="2" w:space="0"/>
                <w:insideV w:val="single" w:color="000000" w:sz="2" w:space="0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</w:tblPrExChange>
        </w:tblPrEx>
        <w:trPr>
          <w:trHeight w:val="1439" w:hRule="atLeast"/>
          <w:jc w:val="center"/>
          <w:trPrChange w:id="1036" w:author="Administrator" w:date="2024-05-14T16:16:54Z">
            <w:trPr>
              <w:trHeight w:val="1439" w:hRule="atLeast"/>
              <w:jc w:val="center"/>
            </w:trPr>
          </w:trPrChange>
        </w:trPr>
        <w:tc>
          <w:tcPr>
            <w:tcW w:w="291" w:type="pct"/>
            <w:noWrap w:val="0"/>
            <w:vAlign w:val="center"/>
            <w:tcPrChange w:id="1037" w:author="Administrator" w:date="2024-05-14T16:16:54Z">
              <w:tcPr>
                <w:tcW w:w="292" w:type="pc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120" w:leftChars="50" w:right="120" w:rightChars="50" w:firstLine="0" w:firstLineChars="0"/>
              <w:jc w:val="center"/>
              <w:textAlignment w:val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zh-CN"/>
              </w:rPr>
              <w:t>备注</w:t>
            </w:r>
          </w:p>
        </w:tc>
        <w:tc>
          <w:tcPr>
            <w:tcW w:w="4708" w:type="pct"/>
            <w:gridSpan w:val="7"/>
            <w:noWrap w:val="0"/>
            <w:vAlign w:val="center"/>
            <w:tcPrChange w:id="1038" w:author="Administrator" w:date="2024-05-14T16:16:54Z">
              <w:tcPr>
                <w:tcW w:w="4707" w:type="pct"/>
                <w:gridSpan w:val="7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120" w:leftChars="50" w:right="120" w:rightChars="50" w:firstLine="0" w:firstLineChars="0"/>
              <w:jc w:val="left"/>
              <w:textAlignment w:val="auto"/>
              <w:rPr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1.立柱壁厚技术要求根据《玻璃幕墙工程技术规范》(JGJ 102-2003)第6.3.1条确定；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120" w:leftChars="50" w:right="120" w:rightChars="50" w:firstLine="0" w:firstLineChars="0"/>
              <w:jc w:val="left"/>
              <w:textAlignment w:val="auto"/>
              <w:rPr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2.横梁壁厚技术要求根据《玻璃幕墙工程技术规范》(JGJ 102-2003)第6.2.1条确定；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ind w:left="120" w:leftChars="50" w:right="120" w:rightChars="50" w:firstLine="0" w:firstLineChars="0"/>
              <w:jc w:val="left"/>
              <w:textAlignment w:val="auto"/>
              <w:rPr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  <w:lang w:val="en-US" w:eastAsia="zh-CN"/>
              </w:rPr>
              <w:t>3.铝合金型材涂膜厚度允许值根据玻璃幕墙工程技术规范》(JGJ 102-2003)表3.2.2确定。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jc w:val="both"/>
        <w:rPr>
          <w:rFonts w:hint="default" w:eastAsia="宋体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5</w:t>
      </w:r>
      <w:r>
        <w:rPr>
          <w:rFonts w:hint="default"/>
          <w:color w:val="auto"/>
          <w:lang w:val="en-US" w:eastAsia="zh-CN"/>
        </w:rPr>
        <w:t>.</w:t>
      </w:r>
      <w:r>
        <w:rPr>
          <w:rFonts w:hint="eastAsia"/>
          <w:color w:val="auto"/>
          <w:lang w:val="en-US" w:eastAsia="zh-CN"/>
        </w:rPr>
        <w:t>1</w:t>
      </w:r>
      <w:r>
        <w:rPr>
          <w:rFonts w:hint="default"/>
          <w:color w:val="auto"/>
          <w:lang w:val="en-US" w:eastAsia="zh-CN"/>
        </w:rPr>
        <w:t>.</w:t>
      </w:r>
      <w:r>
        <w:rPr>
          <w:rFonts w:hint="eastAsia"/>
          <w:color w:val="auto"/>
          <w:lang w:val="en-US" w:eastAsia="zh-CN"/>
        </w:rPr>
        <w:t>2</w:t>
      </w:r>
      <w:del w:id="1039" w:author="Administrator" w:date="2024-05-11T15:05:02Z">
        <w:r>
          <w:rPr>
            <w:rFonts w:hint="default"/>
            <w:color w:val="auto"/>
            <w:lang w:val="en-US"/>
          </w:rPr>
          <w:delText>幕墙与主体结构节点、转接件与立柱节点构造检查</w:delText>
        </w:r>
      </w:del>
      <w:ins w:id="1040" w:author="Administrator" w:date="2024-05-11T15:05:03Z">
        <w:r>
          <w:rPr>
            <w:rFonts w:hint="eastAsia"/>
            <w:color w:val="auto"/>
            <w:lang w:val="en-US" w:eastAsia="zh-CN"/>
          </w:rPr>
          <w:t>支承构件</w:t>
        </w:r>
      </w:ins>
      <w:ins w:id="1041" w:author="Administrator" w:date="2024-05-11T15:05:05Z">
        <w:r>
          <w:rPr>
            <w:rFonts w:hint="eastAsia"/>
            <w:color w:val="auto"/>
            <w:lang w:val="en-US" w:eastAsia="zh-CN"/>
          </w:rPr>
          <w:t>连接</w:t>
        </w:r>
      </w:ins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bidi w:val="0"/>
        <w:rPr>
          <w:ins w:id="1042" w:author="Administrator" w:date="2024-05-11T15:05:13Z"/>
          <w:rFonts w:hint="eastAsia"/>
          <w:lang w:val="en-US" w:eastAsia="zh-CN"/>
        </w:rPr>
      </w:pPr>
      <w:ins w:id="1043" w:author="Administrator" w:date="2024-05-11T15:05:13Z">
        <w:r>
          <w:rPr>
            <w:rFonts w:hint="eastAsia"/>
            <w:lang w:val="en-US" w:eastAsia="zh-CN"/>
          </w:rPr>
          <w:t>横梁、立柱连接节点检查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jc w:val="both"/>
        <w:rPr>
          <w:ins w:id="1044" w:author="Administrator" w:date="2024-05-11T15:10:11Z"/>
          <w:rFonts w:hint="eastAsia"/>
          <w:lang w:eastAsia="zh-CN"/>
        </w:rPr>
      </w:pPr>
      <w:ins w:id="1045" w:author="Administrator" w:date="2024-05-11T15:05:13Z">
        <w:r>
          <w:rPr>
            <w:rFonts w:hint="default"/>
          </w:rPr>
          <w:t>螺栓、角码安装牢靠</w:t>
        </w:r>
      </w:ins>
      <w:ins w:id="1046" w:author="Administrator" w:date="2024-05-11T15:05:13Z">
        <w:r>
          <w:rPr>
            <w:rFonts w:hint="default"/>
            <w:lang w:val="en-US" w:eastAsia="zh-CN"/>
          </w:rPr>
          <w:t>不</w:t>
        </w:r>
      </w:ins>
      <w:ins w:id="1047" w:author="Administrator" w:date="2024-05-11T15:05:13Z">
        <w:r>
          <w:rPr>
            <w:rFonts w:hint="default"/>
          </w:rPr>
          <w:t>松动；立柱、横梁节点处密封胶注</w:t>
        </w:r>
      </w:ins>
      <w:ins w:id="1048" w:author="Administrator" w:date="2024-05-11T15:05:13Z">
        <w:r>
          <w:rPr>
            <w:rFonts w:hint="eastAsia"/>
            <w:lang w:val="en-US" w:eastAsia="zh-CN"/>
          </w:rPr>
          <w:t>胶</w:t>
        </w:r>
      </w:ins>
      <w:ins w:id="1049" w:author="Administrator" w:date="2024-05-11T15:05:13Z">
        <w:r>
          <w:rPr>
            <w:rFonts w:hint="default"/>
          </w:rPr>
          <w:t>连续</w:t>
        </w:r>
      </w:ins>
      <w:ins w:id="1050" w:author="Administrator" w:date="2024-05-11T15:05:13Z">
        <w:r>
          <w:rPr>
            <w:rFonts w:hint="eastAsia"/>
            <w:lang w:eastAsia="zh-CN"/>
          </w:rPr>
          <w:t>；</w:t>
        </w:r>
      </w:ins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bidi w:val="0"/>
        <w:jc w:val="both"/>
        <w:rPr>
          <w:ins w:id="1051" w:author="Administrator" w:date="2024-05-11T15:10:12Z"/>
          <w:rFonts w:hint="eastAsia"/>
          <w:lang w:val="en-US" w:eastAsia="zh-CN"/>
        </w:rPr>
      </w:pPr>
      <w:ins w:id="1052" w:author="Administrator" w:date="2024-05-11T15:10:12Z">
        <w:r>
          <w:rPr>
            <w:rFonts w:hint="eastAsia"/>
            <w:lang w:val="en-US" w:eastAsia="zh-CN"/>
          </w:rPr>
          <w:t>与主体结构连接节点检查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jc w:val="both"/>
        <w:rPr>
          <w:ins w:id="1053" w:author="Administrator" w:date="2024-05-11T15:10:12Z"/>
          <w:rFonts w:hint="eastAsia"/>
          <w:lang w:val="en-US" w:eastAsia="zh-CN"/>
        </w:rPr>
      </w:pPr>
      <w:ins w:id="1054" w:author="Administrator" w:date="2024-05-11T15:10:12Z">
        <w:r>
          <w:rPr>
            <w:rFonts w:hint="default"/>
          </w:rPr>
          <w:t>幕墙与主体结构由两端分别固定在预埋件和角</w:t>
        </w:r>
      </w:ins>
      <w:ins w:id="1055" w:author="Administrator" w:date="2024-05-11T15:10:12Z">
        <w:r>
          <w:rPr>
            <w:rFonts w:hint="eastAsia"/>
            <w:lang w:val="en-US" w:eastAsia="zh-CN"/>
          </w:rPr>
          <w:t>码</w:t>
        </w:r>
      </w:ins>
      <w:ins w:id="1056" w:author="Administrator" w:date="2024-05-11T15:10:12Z">
        <w:r>
          <w:rPr>
            <w:rFonts w:hint="default"/>
          </w:rPr>
          <w:t>上的</w:t>
        </w:r>
      </w:ins>
      <w:ins w:id="1057" w:author="Administrator" w:date="2024-05-11T15:10:12Z">
        <w:r>
          <w:rPr>
            <w:rFonts w:hint="default"/>
            <w:lang w:val="en-US" w:eastAsia="zh-CN"/>
          </w:rPr>
          <w:t>不锈钢</w:t>
        </w:r>
      </w:ins>
      <w:ins w:id="1058" w:author="Administrator" w:date="2024-05-11T15:10:12Z">
        <w:r>
          <w:rPr>
            <w:rFonts w:hint="default"/>
          </w:rPr>
          <w:t>螺栓连接，螺栓安装牢固无松动；</w:t>
        </w:r>
      </w:ins>
      <w:ins w:id="1059" w:author="Administrator" w:date="2024-05-11T15:10:12Z">
        <w:r>
          <w:rPr>
            <w:rFonts w:hint="eastAsia"/>
            <w:lang w:val="en-US" w:eastAsia="zh-CN"/>
          </w:rPr>
          <w:t>角码</w:t>
        </w:r>
      </w:ins>
      <w:ins w:id="1060" w:author="Administrator" w:date="2024-05-11T15:10:12Z">
        <w:r>
          <w:rPr>
            <w:rFonts w:hint="default"/>
          </w:rPr>
          <w:t>与立柱由</w:t>
        </w:r>
      </w:ins>
      <w:ins w:id="1061" w:author="Administrator" w:date="2024-05-11T15:10:12Z">
        <w:r>
          <w:rPr>
            <w:rFonts w:hint="default"/>
            <w:lang w:val="en-US" w:eastAsia="zh-CN"/>
          </w:rPr>
          <w:t>不锈钢</w:t>
        </w:r>
      </w:ins>
      <w:ins w:id="1062" w:author="Administrator" w:date="2024-05-11T15:10:12Z">
        <w:r>
          <w:rPr>
            <w:rFonts w:hint="default"/>
          </w:rPr>
          <w:t>螺栓连接</w:t>
        </w:r>
      </w:ins>
      <w:ins w:id="1063" w:author="Administrator" w:date="2024-05-11T15:10:12Z">
        <w:r>
          <w:rPr>
            <w:rFonts w:hint="eastAsia"/>
            <w:lang w:eastAsia="zh-CN"/>
          </w:rPr>
          <w:t>，</w:t>
        </w:r>
      </w:ins>
      <w:ins w:id="1064" w:author="Administrator" w:date="2024-05-11T15:10:12Z">
        <w:r>
          <w:rPr>
            <w:rFonts w:hint="eastAsia"/>
            <w:lang w:val="en-US" w:eastAsia="zh-CN"/>
          </w:rPr>
          <w:t>螺栓安装牢固</w:t>
        </w:r>
      </w:ins>
      <w:ins w:id="1065" w:author="Administrator" w:date="2024-05-11T15:11:02Z">
        <w:r>
          <w:rPr>
            <w:rFonts w:hint="eastAsia"/>
            <w:lang w:val="en-US" w:eastAsia="zh-CN"/>
          </w:rPr>
          <w:t>、</w:t>
        </w:r>
      </w:ins>
      <w:ins w:id="1066" w:author="Administrator" w:date="2024-05-11T15:10:12Z">
        <w:r>
          <w:rPr>
            <w:rFonts w:hint="eastAsia"/>
            <w:lang w:val="en-US" w:eastAsia="zh-CN"/>
          </w:rPr>
          <w:t>无松动</w:t>
        </w:r>
      </w:ins>
      <w:ins w:id="1067" w:author="Administrator" w:date="2024-05-11T15:11:04Z">
        <w:r>
          <w:rPr>
            <w:rFonts w:hint="eastAsia"/>
            <w:lang w:val="en-US" w:eastAsia="zh-CN"/>
          </w:rPr>
          <w:t>、</w:t>
        </w:r>
      </w:ins>
      <w:ins w:id="1068" w:author="Administrator" w:date="2024-05-11T15:11:06Z">
        <w:r>
          <w:rPr>
            <w:rFonts w:hint="eastAsia"/>
            <w:lang w:val="en-US" w:eastAsia="zh-CN"/>
          </w:rPr>
          <w:t>锈蚀</w:t>
        </w:r>
      </w:ins>
      <w:ins w:id="1069" w:author="Administrator" w:date="2024-05-11T15:10:51Z">
        <w:r>
          <w:rPr>
            <w:rFonts w:hint="eastAsia"/>
            <w:lang w:val="en-US" w:eastAsia="zh-CN"/>
          </w:rPr>
          <w:t>等</w:t>
        </w:r>
      </w:ins>
      <w:ins w:id="1070" w:author="Administrator" w:date="2024-05-11T15:10:55Z">
        <w:r>
          <w:rPr>
            <w:rFonts w:hint="eastAsia"/>
            <w:lang w:val="en-US" w:eastAsia="zh-CN"/>
          </w:rPr>
          <w:t>损坏现象</w:t>
        </w:r>
      </w:ins>
      <w:ins w:id="1071" w:author="Administrator" w:date="2024-05-11T15:10:12Z">
        <w:r>
          <w:rPr>
            <w:rFonts w:hint="eastAsia"/>
            <w:lang w:val="en-US" w:eastAsia="zh-CN"/>
          </w:rPr>
          <w:t>。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jc w:val="both"/>
        <w:rPr>
          <w:ins w:id="1072" w:author="Administrator" w:date="2024-05-11T15:11:19Z"/>
          <w:rFonts w:hint="eastAsia" w:eastAsia="宋体"/>
          <w:lang w:eastAsia="zh-CN"/>
        </w:rPr>
      </w:pPr>
      <w:ins w:id="1073" w:author="Administrator" w:date="2024-05-11T15:11:19Z">
        <w:r>
          <w:rPr/>
          <w:t>幕墙顶部节点构造检查</w:t>
        </w:r>
      </w:ins>
      <w:ins w:id="1074" w:author="Administrator" w:date="2024-05-11T15:11:19Z">
        <w:r>
          <w:rPr>
            <w:rFonts w:hint="eastAsia"/>
            <w:lang w:eastAsia="zh-CN"/>
          </w:rPr>
          <w:t>：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jc w:val="both"/>
        <w:rPr>
          <w:ins w:id="1075" w:author="Administrator" w:date="2024-05-11T15:11:19Z"/>
          <w:rFonts w:hint="eastAsia"/>
          <w:highlight w:val="none"/>
          <w:lang w:eastAsia="zh-CN"/>
        </w:rPr>
      </w:pPr>
      <w:ins w:id="1076" w:author="Administrator" w:date="2024-05-11T15:11:19Z">
        <w:r>
          <w:rPr/>
          <w:t>幕墙顶部构造是通过</w:t>
        </w:r>
      </w:ins>
      <w:ins w:id="1077" w:author="Administrator" w:date="2024-05-11T15:11:19Z">
        <w:r>
          <w:rPr>
            <w:rFonts w:hint="eastAsia"/>
            <w:lang w:val="en-US" w:eastAsia="zh-CN"/>
          </w:rPr>
          <w:t>不锈钢</w:t>
        </w:r>
      </w:ins>
      <w:ins w:id="1078" w:author="Administrator" w:date="2024-05-11T15:11:19Z">
        <w:r>
          <w:rPr/>
          <w:t>螺栓将立柱同主体结构中板内预埋件连接，螺栓安装牢固无松动，</w:t>
        </w:r>
      </w:ins>
      <w:ins w:id="1079" w:author="Administrator" w:date="2024-05-11T15:11:19Z">
        <w:r>
          <w:rPr>
            <w:highlight w:val="none"/>
          </w:rPr>
          <w:t>密封胶注胶较严密平顺，粘结较牢靠，无渗漏现象</w:t>
        </w:r>
      </w:ins>
      <w:ins w:id="1080" w:author="Administrator" w:date="2024-05-11T15:11:19Z">
        <w:r>
          <w:rPr>
            <w:rFonts w:hint="eastAsia"/>
            <w:highlight w:val="none"/>
            <w:lang w:eastAsia="zh-CN"/>
          </w:rPr>
          <w:t>。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ins w:id="1081" w:author="Administrator" w:date="2024-05-11T15:11:19Z"/>
          <w:rFonts w:hint="eastAsia" w:eastAsia="宋体"/>
          <w:highlight w:val="none"/>
          <w:lang w:eastAsia="zh-CN"/>
        </w:rPr>
      </w:pPr>
      <w:ins w:id="1082" w:author="Administrator" w:date="2024-05-11T15:11:19Z">
        <w:r>
          <w:rPr>
            <w:highlight w:val="none"/>
          </w:rPr>
          <w:t>幕墙</w:t>
        </w:r>
      </w:ins>
      <w:ins w:id="1083" w:author="Administrator" w:date="2024-05-11T15:11:19Z">
        <w:r>
          <w:rPr/>
          <w:t>底部</w:t>
        </w:r>
      </w:ins>
      <w:ins w:id="1084" w:author="Administrator" w:date="2024-05-11T15:11:19Z">
        <w:r>
          <w:rPr>
            <w:highlight w:val="none"/>
          </w:rPr>
          <w:t>节点构造检查</w:t>
        </w:r>
      </w:ins>
      <w:ins w:id="1085" w:author="Administrator" w:date="2024-05-11T15:11:19Z">
        <w:r>
          <w:rPr>
            <w:rFonts w:hint="eastAsia"/>
            <w:highlight w:val="none"/>
            <w:lang w:eastAsia="zh-CN"/>
          </w:rPr>
          <w:t>：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jc w:val="both"/>
        <w:rPr>
          <w:ins w:id="1086" w:author="Administrator" w:date="2024-05-11T15:11:19Z"/>
          <w:rFonts w:hint="eastAsia"/>
          <w:highlight w:val="none"/>
          <w:lang w:eastAsia="zh-CN"/>
        </w:rPr>
      </w:pPr>
      <w:ins w:id="1087" w:author="Administrator" w:date="2024-05-11T15:11:19Z">
        <w:r>
          <w:rPr>
            <w:highlight w:val="none"/>
          </w:rPr>
          <w:t>立柱、底部横梁及幕墙面板与主体结构之间设有伸缩空隙；密封胶平顺牢靠</w:t>
        </w:r>
      </w:ins>
      <w:ins w:id="1088" w:author="Administrator" w:date="2024-05-11T15:11:19Z">
        <w:r>
          <w:rPr>
            <w:rFonts w:hint="eastAsia"/>
            <w:highlight w:val="none"/>
            <w:lang w:eastAsia="zh-CN"/>
          </w:rPr>
          <w:t>；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jc w:val="both"/>
        <w:rPr>
          <w:del w:id="1089" w:author="Administrator" w:date="2024-05-11T15:05:13Z"/>
          <w:rFonts w:hint="default"/>
          <w:color w:val="auto"/>
        </w:rPr>
      </w:pPr>
      <w:del w:id="1090" w:author="Administrator" w:date="2024-05-11T15:05:13Z">
        <w:r>
          <w:rPr>
            <w:rFonts w:hint="default"/>
            <w:color w:val="auto"/>
          </w:rPr>
          <w:delText>幕墙与主体结构由两端分别固定在</w:delText>
        </w:r>
      </w:del>
      <w:del w:id="1091" w:author="Administrator" w:date="2024-05-11T15:05:13Z">
        <w:r>
          <w:rPr>
            <w:rFonts w:hint="eastAsia"/>
            <w:color w:val="auto"/>
            <w:lang w:val="en-US" w:eastAsia="zh-CN"/>
          </w:rPr>
          <w:delText>锚固</w:delText>
        </w:r>
      </w:del>
      <w:del w:id="1092" w:author="Administrator" w:date="2024-05-11T15:05:13Z">
        <w:r>
          <w:rPr>
            <w:rFonts w:hint="default"/>
            <w:color w:val="auto"/>
          </w:rPr>
          <w:delText>件上的</w:delText>
        </w:r>
      </w:del>
      <w:del w:id="1093" w:author="Administrator" w:date="2024-05-11T15:05:13Z">
        <w:r>
          <w:rPr>
            <w:rFonts w:hint="default"/>
            <w:color w:val="auto"/>
            <w:lang w:val="en-US" w:eastAsia="zh-CN"/>
          </w:rPr>
          <w:delText>不锈钢</w:delText>
        </w:r>
      </w:del>
      <w:del w:id="1094" w:author="Administrator" w:date="2024-05-11T15:05:13Z">
        <w:r>
          <w:rPr>
            <w:rFonts w:hint="default"/>
            <w:color w:val="auto"/>
          </w:rPr>
          <w:delText>螺栓连接，</w:delText>
        </w:r>
      </w:del>
      <w:del w:id="1095" w:author="Administrator" w:date="2024-05-11T15:05:13Z">
        <w:r>
          <w:rPr>
            <w:rFonts w:hint="eastAsia"/>
            <w:color w:val="auto"/>
            <w:lang w:val="en-US" w:eastAsia="zh-CN"/>
          </w:rPr>
          <w:delText>锚固</w:delText>
        </w:r>
      </w:del>
      <w:del w:id="1096" w:author="Administrator" w:date="2024-05-11T15:05:13Z">
        <w:r>
          <w:rPr>
            <w:rFonts w:hint="default"/>
            <w:color w:val="auto"/>
          </w:rPr>
          <w:delText>螺栓安装牢固无松动；转接件与立柱由</w:delText>
        </w:r>
      </w:del>
      <w:del w:id="1097" w:author="Administrator" w:date="2024-05-11T15:05:13Z">
        <w:r>
          <w:rPr>
            <w:rFonts w:hint="default"/>
            <w:color w:val="auto"/>
            <w:lang w:val="en-US" w:eastAsia="zh-CN"/>
          </w:rPr>
          <w:delText>不锈钢</w:delText>
        </w:r>
      </w:del>
      <w:del w:id="1098" w:author="Administrator" w:date="2024-05-11T15:05:13Z">
        <w:r>
          <w:rPr>
            <w:rFonts w:hint="default"/>
            <w:color w:val="auto"/>
          </w:rPr>
          <w:delText>螺栓连接</w:delText>
        </w:r>
      </w:del>
      <w:del w:id="1099" w:author="Administrator" w:date="2024-05-11T15:05:13Z">
        <w:r>
          <w:rPr>
            <w:rFonts w:hint="default"/>
            <w:color w:val="auto"/>
            <w:lang w:eastAsia="zh-CN"/>
          </w:rPr>
          <w:delText>。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del w:id="1100" w:author="Administrator" w:date="2024-05-11T15:13:03Z"/>
          <w:rFonts w:hint="default"/>
          <w:color w:val="auto"/>
        </w:rPr>
      </w:pPr>
      <w:del w:id="1101" w:author="Administrator" w:date="2024-05-11T15:13:03Z">
        <w:r>
          <w:rPr>
            <w:rFonts w:hint="eastAsia"/>
            <w:color w:val="auto"/>
            <w:lang w:val="en-US" w:eastAsia="zh-CN"/>
          </w:rPr>
          <w:delText>5</w:delText>
        </w:r>
      </w:del>
      <w:del w:id="1102" w:author="Administrator" w:date="2024-05-11T15:13:03Z">
        <w:r>
          <w:rPr>
            <w:rFonts w:hint="default"/>
            <w:color w:val="auto"/>
            <w:lang w:val="en-US" w:eastAsia="zh-CN"/>
          </w:rPr>
          <w:delText>.</w:delText>
        </w:r>
      </w:del>
      <w:del w:id="1103" w:author="Administrator" w:date="2024-05-11T15:13:03Z">
        <w:r>
          <w:rPr>
            <w:rFonts w:hint="eastAsia"/>
            <w:color w:val="auto"/>
            <w:lang w:val="en-US" w:eastAsia="zh-CN"/>
          </w:rPr>
          <w:delText>1</w:delText>
        </w:r>
      </w:del>
      <w:del w:id="1104" w:author="Administrator" w:date="2024-05-11T15:13:03Z">
        <w:r>
          <w:rPr>
            <w:rFonts w:hint="default"/>
            <w:color w:val="auto"/>
            <w:lang w:val="en-US" w:eastAsia="zh-CN"/>
          </w:rPr>
          <w:delText>.</w:delText>
        </w:r>
      </w:del>
      <w:del w:id="1105" w:author="Administrator" w:date="2024-05-11T15:13:03Z">
        <w:r>
          <w:rPr>
            <w:rFonts w:hint="eastAsia"/>
            <w:color w:val="auto"/>
            <w:lang w:val="en-US" w:eastAsia="zh-CN"/>
          </w:rPr>
          <w:delText>3</w:delText>
        </w:r>
      </w:del>
      <w:del w:id="1106" w:author="Administrator" w:date="2024-05-11T15:13:03Z">
        <w:r>
          <w:rPr>
            <w:rFonts w:hint="default"/>
            <w:color w:val="auto"/>
          </w:rPr>
          <w:delText>立柱与横梁节点构造检查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jc w:val="both"/>
        <w:rPr>
          <w:del w:id="1107" w:author="Administrator" w:date="2024-05-11T15:13:03Z"/>
          <w:rFonts w:hint="eastAsia"/>
          <w:lang w:eastAsia="zh-CN"/>
        </w:rPr>
      </w:pPr>
      <w:del w:id="1108" w:author="Administrator" w:date="2024-05-11T15:13:03Z">
        <w:r>
          <w:rPr>
            <w:rFonts w:hint="default"/>
            <w:color w:val="auto"/>
          </w:rPr>
          <w:delText>螺栓、角码安装牢靠</w:delText>
        </w:r>
      </w:del>
      <w:del w:id="1109" w:author="Administrator" w:date="2024-05-11T15:13:03Z">
        <w:r>
          <w:rPr>
            <w:rFonts w:hint="eastAsia"/>
            <w:color w:val="auto"/>
            <w:lang w:eastAsia="zh-CN"/>
          </w:rPr>
          <w:delText>，</w:delText>
        </w:r>
      </w:del>
      <w:del w:id="1110" w:author="Administrator" w:date="2024-05-11T15:13:03Z">
        <w:r>
          <w:rPr>
            <w:rFonts w:hint="eastAsia"/>
            <w:color w:val="auto"/>
            <w:lang w:val="en-US" w:eastAsia="zh-CN"/>
          </w:rPr>
          <w:delText>无</w:delText>
        </w:r>
      </w:del>
      <w:del w:id="1111" w:author="Administrator" w:date="2024-05-11T15:13:03Z">
        <w:r>
          <w:rPr>
            <w:rFonts w:hint="default"/>
            <w:color w:val="auto"/>
          </w:rPr>
          <w:delText>松动</w:delText>
        </w:r>
      </w:del>
      <w:del w:id="1112" w:author="Administrator" w:date="2024-05-11T15:13:03Z">
        <w:r>
          <w:rPr>
            <w:rFonts w:hint="eastAsia"/>
            <w:color w:val="auto"/>
            <w:lang w:val="en-US" w:eastAsia="zh-CN"/>
          </w:rPr>
          <w:delText>现象</w:delText>
        </w:r>
      </w:del>
      <w:del w:id="1113" w:author="Administrator" w:date="2024-05-11T15:13:03Z">
        <w:r>
          <w:rPr>
            <w:rFonts w:hint="default"/>
            <w:color w:val="auto"/>
          </w:rPr>
          <w:delText>；</w:delText>
        </w:r>
      </w:del>
      <w:del w:id="1114" w:author="Administrator" w:date="2024-05-11T15:13:03Z">
        <w:r>
          <w:rPr>
            <w:rFonts w:hint="eastAsia"/>
            <w:color w:val="auto"/>
            <w:lang w:val="en-US" w:eastAsia="zh-CN"/>
          </w:rPr>
          <w:delText>密封材料</w:delText>
        </w:r>
      </w:del>
      <w:del w:id="1115" w:author="Administrator" w:date="2024-05-11T15:13:03Z">
        <w:r>
          <w:rPr>
            <w:rFonts w:hint="default"/>
            <w:color w:val="auto"/>
            <w:lang w:val="en-US" w:eastAsia="zh-CN"/>
          </w:rPr>
          <w:delText>未发现</w:delText>
        </w:r>
      </w:del>
      <w:del w:id="1116" w:author="Administrator" w:date="2024-05-11T15:13:03Z">
        <w:r>
          <w:rPr>
            <w:rFonts w:hint="default"/>
            <w:color w:val="auto"/>
          </w:rPr>
          <w:delText>有脱胶、开裂现象。</w:delText>
        </w:r>
      </w:del>
      <w:del w:id="1117" w:author="Administrator" w:date="2024-05-11T15:13:03Z">
        <w:r>
          <w:rPr>
            <w:rFonts w:hint="eastAsia"/>
            <w:lang w:val="en-US" w:eastAsia="zh-CN"/>
          </w:rPr>
          <w:delText>现场检测如下图所示：</w:delText>
        </w:r>
      </w:del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56"/>
        <w:gridCol w:w="4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56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00" w:beforeAutospacing="0" w:after="10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eastAsia" w:eastAsia="宋体"/>
                <w:color w:val="auto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2809240" cy="2106930"/>
                  <wp:effectExtent l="0" t="0" r="10160" b="7620"/>
                  <wp:docPr id="52" name="图片 52" descr="IMG_20240427_1519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 descr="IMG_20240427_15191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240" cy="210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6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00" w:beforeAutospacing="0" w:after="100" w:afterAutospacing="0" w:line="240" w:lineRule="auto"/>
              <w:ind w:firstLine="0" w:firstLineChars="0"/>
              <w:jc w:val="center"/>
              <w:textAlignment w:val="auto"/>
              <w:rPr>
                <w:rFonts w:hint="eastAsia" w:eastAsia="宋体"/>
                <w:color w:val="auto"/>
                <w:sz w:val="24"/>
                <w:szCs w:val="24"/>
                <w:vertAlign w:val="baseline"/>
                <w:lang w:eastAsia="zh-CN"/>
              </w:rPr>
            </w:pPr>
            <w:ins w:id="1118" w:author="Administrator" w:date="2024-05-14T16:18:39Z">
              <w:r>
                <w:rPr>
                  <w:rFonts w:hint="eastAsia" w:ascii="宋体" w:hAnsi="宋体" w:eastAsia="宋体" w:cs="宋体"/>
                  <w:i w:val="0"/>
                  <w:iCs w:val="0"/>
                  <w:color w:val="auto"/>
                  <w:w w:val="95"/>
                  <w:position w:val="1"/>
                  <w:sz w:val="24"/>
                  <w:szCs w:val="24"/>
                  <w:vertAlign w:val="baseline"/>
                  <w:lang w:eastAsia="zh-CN"/>
                </w:rPr>
                <w:drawing>
                  <wp:inline distT="0" distB="0" distL="114300" distR="114300">
                    <wp:extent cx="2794000" cy="2095500"/>
                    <wp:effectExtent l="0" t="0" r="6350" b="0"/>
                    <wp:docPr id="43" name="图片 43" descr="IMG_20240427_11083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3" name="图片 43" descr="IMG_20240427_11083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94000" cy="20955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  <w:del w:id="1120" w:author="Administrator" w:date="2024-05-14T16:18:39Z">
              <w:r>
                <w:rPr>
                  <w:rFonts w:hint="eastAsia" w:eastAsia="宋体"/>
                  <w:color w:val="auto"/>
                  <w:sz w:val="24"/>
                  <w:szCs w:val="24"/>
                  <w:vertAlign w:val="baseline"/>
                  <w:lang w:eastAsia="zh-CN"/>
                </w:rPr>
                <w:drawing>
                  <wp:inline distT="0" distB="0" distL="114300" distR="114300">
                    <wp:extent cx="2816225" cy="2112010"/>
                    <wp:effectExtent l="0" t="0" r="3175" b="2540"/>
                    <wp:docPr id="36" name="图片 36" descr="IMG_185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6" name="图片 36" descr="IMG_185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16225" cy="211201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56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00" w:beforeAutospacing="0" w:after="10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图</w:t>
            </w:r>
            <w:del w:id="1122" w:author="Administrator" w:date="2024-05-15T16:36:10Z">
              <w:r>
                <w:rPr>
                  <w:rFonts w:hint="default" w:ascii="Times New Roman" w:hAnsi="Times New Roman" w:cs="Times New Roman"/>
                  <w:color w:val="auto"/>
                  <w:sz w:val="24"/>
                  <w:szCs w:val="24"/>
                  <w:vertAlign w:val="baseline"/>
                  <w:lang w:val="en-US" w:eastAsia="zh-CN"/>
                </w:rPr>
                <w:delText>9</w:delText>
              </w:r>
            </w:del>
            <w:ins w:id="1123" w:author="Administrator" w:date="2024-05-15T16:36:10Z">
              <w:r>
                <w:rPr>
                  <w:rFonts w:hint="eastAsia" w:ascii="Times New Roman" w:hAnsi="Times New Roman" w:cs="Times New Roman"/>
                  <w:color w:val="auto"/>
                  <w:sz w:val="24"/>
                  <w:szCs w:val="24"/>
                  <w:vertAlign w:val="baseline"/>
                  <w:lang w:val="en-US" w:eastAsia="zh-CN"/>
                </w:rPr>
                <w:t>6</w:t>
              </w:r>
            </w:ins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幕墙底部构造</w:t>
            </w:r>
          </w:p>
        </w:tc>
        <w:tc>
          <w:tcPr>
            <w:tcW w:w="4656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00" w:beforeAutospacing="0" w:after="100" w:afterAutospacing="0"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  <w:vertAlign w:val="baseline"/>
                <w:lang w:eastAsia="zh-CN"/>
              </w:rPr>
              <w:t>图</w:t>
            </w:r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7横梁立柱连接构造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56" w:type="dxa"/>
          <w:jc w:val="center"/>
          <w:del w:id="1124" w:author="Administrator" w:date="2024-05-15T16:36:33Z"/>
        </w:trPr>
        <w:tc>
          <w:tcPr>
            <w:tcW w:w="4656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00" w:beforeAutospacing="0" w:after="100" w:afterAutospacing="0" w:line="240" w:lineRule="auto"/>
              <w:ind w:firstLine="0" w:firstLineChars="0"/>
              <w:jc w:val="both"/>
              <w:textAlignment w:val="auto"/>
              <w:rPr>
                <w:del w:id="1126" w:author="Administrator" w:date="2024-05-15T16:36:33Z"/>
                <w:rFonts w:hint="default" w:ascii="Times New Roman" w:hAnsi="Times New Roman" w:eastAsia="宋体" w:cs="Times New Roman"/>
                <w:color w:val="auto"/>
                <w:sz w:val="24"/>
                <w:szCs w:val="24"/>
                <w:vertAlign w:val="baseline"/>
                <w:lang w:eastAsia="zh-CN"/>
              </w:rPr>
              <w:pPrChange w:id="1125" w:author="Administrator" w:date="2024-05-14T16:22:06Z">
                <w:pPr>
                  <w:pStyle w:val="7"/>
                  <w:keepNext w:val="0"/>
                  <w:keepLines w:val="0"/>
                  <w:pageBreakBefore w:val="0"/>
                  <w:widowControl w:val="0"/>
                  <w:suppressLineNumbers w:val="0"/>
                  <w:kinsoku/>
                  <w:wordWrap/>
                  <w:overflowPunct/>
                  <w:topLinePunct w:val="0"/>
                  <w:autoSpaceDE w:val="0"/>
                  <w:autoSpaceDN w:val="0"/>
                  <w:bidi w:val="0"/>
                  <w:adjustRightInd/>
                  <w:snapToGrid/>
                  <w:spacing w:before="100" w:beforeAutospacing="0" w:after="100" w:afterAutospacing="0" w:line="240" w:lineRule="auto"/>
                  <w:ind w:firstLine="0" w:firstLineChars="0"/>
                  <w:jc w:val="center"/>
                  <w:textAlignment w:val="auto"/>
                </w:pPr>
              </w:pPrChange>
            </w:pPr>
            <w:del w:id="1127" w:author="Administrator" w:date="2024-05-15T16:36:33Z">
              <w:r>
                <w:rPr>
                  <w:rFonts w:hint="default" w:ascii="Times New Roman" w:hAnsi="Times New Roman" w:eastAsia="宋体" w:cs="Times New Roman"/>
                  <w:color w:val="auto"/>
                  <w:sz w:val="24"/>
                  <w:szCs w:val="24"/>
                  <w:vertAlign w:val="baseline"/>
                  <w:lang w:eastAsia="zh-CN"/>
                </w:rPr>
                <w:drawing>
                  <wp:inline distT="0" distB="0" distL="114300" distR="114300">
                    <wp:extent cx="2816225" cy="2112010"/>
                    <wp:effectExtent l="0" t="0" r="3175" b="2540"/>
                    <wp:docPr id="38" name="图片 38" descr="IMG_185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8" name="图片 38" descr="IMG_185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16225" cy="211201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56" w:type="dxa"/>
          <w:jc w:val="center"/>
          <w:del w:id="1129" w:author="Administrator" w:date="2024-05-15T16:36:33Z"/>
        </w:trPr>
        <w:tc>
          <w:tcPr>
            <w:tcW w:w="4656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00" w:beforeAutospacing="0" w:after="100" w:afterAutospacing="0" w:line="240" w:lineRule="auto"/>
              <w:ind w:firstLine="0" w:firstLineChars="0"/>
              <w:jc w:val="center"/>
              <w:textAlignment w:val="auto"/>
              <w:rPr>
                <w:del w:id="1130" w:author="Administrator" w:date="2024-05-15T16:36:33Z"/>
                <w:rFonts w:hint="default" w:ascii="Times New Roman" w:hAnsi="Times New Roman" w:eastAsia="宋体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del w:id="1131" w:author="Administrator" w:date="2024-05-15T16:36:33Z">
              <w:r>
                <w:rPr>
                  <w:rFonts w:hint="eastAsia" w:ascii="Times New Roman" w:hAnsi="Times New Roman" w:cs="Times New Roman"/>
                  <w:color w:val="auto"/>
                  <w:sz w:val="24"/>
                  <w:szCs w:val="24"/>
                  <w:vertAlign w:val="baseline"/>
                  <w:lang w:val="en-US" w:eastAsia="zh-CN"/>
                </w:rPr>
                <w:delText>图8横梁立柱连接构造</w:delText>
              </w:r>
            </w:del>
          </w:p>
        </w:tc>
      </w:tr>
    </w:tbl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ind w:firstLine="240" w:firstLineChars="100"/>
        <w:outlineLvl w:val="1"/>
        <w:rPr>
          <w:rFonts w:hint="default"/>
          <w:color w:val="auto"/>
          <w:lang w:val="en-US"/>
        </w:rPr>
      </w:pPr>
      <w:bookmarkStart w:id="38" w:name="_Toc4366"/>
      <w:r>
        <w:rPr>
          <w:rFonts w:hint="eastAsia"/>
          <w:color w:val="auto"/>
          <w:lang w:val="en-US" w:eastAsia="zh-CN"/>
        </w:rPr>
        <w:t>5.2面板构件及连接</w:t>
      </w:r>
      <w:bookmarkEnd w:id="3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5.2.1面板构件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rFonts w:hint="default"/>
          <w:color w:val="auto"/>
        </w:rPr>
      </w:pPr>
      <w:r>
        <w:rPr>
          <w:rFonts w:hint="default"/>
          <w:color w:val="auto"/>
          <w:lang w:eastAsia="zh-CN"/>
        </w:rPr>
        <w:t>（</w:t>
      </w:r>
      <w:r>
        <w:rPr>
          <w:rFonts w:hint="default"/>
          <w:color w:val="auto"/>
          <w:lang w:val="en-US" w:eastAsia="zh-CN"/>
        </w:rPr>
        <w:t>1</w:t>
      </w:r>
      <w:r>
        <w:rPr>
          <w:rFonts w:hint="default"/>
          <w:color w:val="auto"/>
          <w:lang w:eastAsia="zh-CN"/>
        </w:rPr>
        <w:t>）</w:t>
      </w:r>
      <w:r>
        <w:rPr>
          <w:rFonts w:hint="default"/>
          <w:color w:val="auto"/>
        </w:rPr>
        <w:t>外观检查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jc w:val="both"/>
        <w:rPr>
          <w:rFonts w:hint="eastAsia" w:eastAsia="宋体"/>
          <w:color w:val="auto"/>
          <w:lang w:val="en-US" w:eastAsia="zh-CN"/>
        </w:rPr>
      </w:pPr>
      <w:r>
        <w:rPr>
          <w:rFonts w:hint="default"/>
          <w:color w:val="auto"/>
        </w:rPr>
        <w:t>对</w:t>
      </w:r>
      <w:r>
        <w:rPr>
          <w:rFonts w:hint="default"/>
          <w:color w:val="auto"/>
          <w:lang w:val="en-US" w:eastAsia="zh-CN"/>
        </w:rPr>
        <w:t>幕墙</w:t>
      </w:r>
      <w:r>
        <w:rPr>
          <w:rFonts w:hint="default"/>
          <w:color w:val="auto"/>
        </w:rPr>
        <w:t>玻璃面板进行检查，</w:t>
      </w:r>
      <w:r>
        <w:rPr>
          <w:rFonts w:hint="eastAsia"/>
          <w:color w:val="auto"/>
          <w:lang w:val="en-US" w:eastAsia="zh-CN"/>
        </w:rPr>
        <w:t>发现</w:t>
      </w:r>
      <w:r>
        <w:rPr>
          <w:rFonts w:hint="default"/>
          <w:color w:val="auto"/>
        </w:rPr>
        <w:t>面板</w:t>
      </w:r>
      <w:r>
        <w:rPr>
          <w:rFonts w:hint="eastAsia"/>
          <w:color w:val="auto"/>
          <w:lang w:val="en-US" w:eastAsia="zh-CN"/>
        </w:rPr>
        <w:t>无</w:t>
      </w:r>
      <w:del w:id="1132" w:author="Administrator" w:date="2024-05-11T16:43:29Z">
        <w:r>
          <w:rPr>
            <w:rFonts w:hint="default"/>
            <w:color w:val="auto"/>
            <w:lang w:val="en-US" w:eastAsia="zh-CN"/>
          </w:rPr>
          <w:delText>明显</w:delText>
        </w:r>
      </w:del>
      <w:del w:id="1133" w:author="Administrator" w:date="2024-05-11T16:43:29Z">
        <w:r>
          <w:rPr>
            <w:rFonts w:hint="default"/>
            <w:color w:val="auto"/>
          </w:rPr>
          <w:delText>斑点、划伤</w:delText>
        </w:r>
      </w:del>
      <w:del w:id="1134" w:author="Administrator" w:date="2024-05-11T16:43:22Z">
        <w:r>
          <w:rPr>
            <w:rFonts w:hint="default"/>
            <w:color w:val="auto"/>
          </w:rPr>
          <w:delText>等缺陷</w:delText>
        </w:r>
      </w:del>
      <w:ins w:id="1135" w:author="Administrator" w:date="2024-05-11T16:43:11Z">
        <w:r>
          <w:rPr>
            <w:rFonts w:hint="default"/>
            <w:color w:val="auto"/>
          </w:rPr>
          <w:t>发霉、脱膜、变色、斑纹、膜面损伤等情况</w:t>
        </w:r>
      </w:ins>
      <w:ins w:id="1136" w:author="Administrator" w:date="2024-05-11T15:49:15Z">
        <w:r>
          <w:rPr>
            <w:rFonts w:hint="eastAsia"/>
            <w:color w:val="auto"/>
            <w:lang w:eastAsia="zh-CN"/>
          </w:rPr>
          <w:t>，</w:t>
        </w:r>
      </w:ins>
      <w:ins w:id="1137" w:author="Administrator" w:date="2024-05-11T15:49:16Z">
        <w:r>
          <w:rPr>
            <w:rFonts w:hint="eastAsia"/>
            <w:color w:val="auto"/>
            <w:lang w:eastAsia="zh-CN"/>
          </w:rPr>
          <w:t>中空玻璃</w:t>
        </w:r>
      </w:ins>
      <w:ins w:id="1138" w:author="Administrator" w:date="2024-05-11T15:49:23Z">
        <w:r>
          <w:rPr>
            <w:rFonts w:hint="eastAsia"/>
            <w:color w:val="auto"/>
            <w:lang w:val="en-US" w:eastAsia="zh-CN"/>
          </w:rPr>
          <w:t>无</w:t>
        </w:r>
      </w:ins>
      <w:ins w:id="1139" w:author="Administrator" w:date="2024-05-11T15:49:16Z">
        <w:r>
          <w:rPr>
            <w:rFonts w:hint="eastAsia"/>
            <w:color w:val="auto"/>
            <w:lang w:eastAsia="zh-CN"/>
          </w:rPr>
          <w:t>起雾或出现水珠</w:t>
        </w:r>
      </w:ins>
      <w:ins w:id="1140" w:author="Administrator" w:date="2024-05-11T15:49:32Z">
        <w:r>
          <w:rPr>
            <w:rFonts w:hint="eastAsia"/>
            <w:color w:val="auto"/>
            <w:lang w:val="en-US" w:eastAsia="zh-CN"/>
          </w:rPr>
          <w:t>现象</w:t>
        </w:r>
      </w:ins>
      <w:r>
        <w:rPr>
          <w:rFonts w:hint="eastAsia"/>
          <w:color w:val="auto"/>
          <w:lang w:eastAsia="zh-CN"/>
        </w:rPr>
        <w:t>。</w:t>
      </w:r>
      <w:r>
        <w:rPr>
          <w:rFonts w:hint="eastAsia"/>
          <w:color w:val="auto"/>
          <w:lang w:val="en-US" w:eastAsia="zh-CN"/>
        </w:rPr>
        <w:t>现场检测如下图所示。</w:t>
      </w:r>
    </w:p>
    <w:tbl>
      <w:tblPr>
        <w:tblStyle w:val="14"/>
        <w:tblW w:w="0" w:type="auto"/>
        <w:tblInd w:w="34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36"/>
        <w:gridCol w:w="4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63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tabs>
                <w:tab w:val="left" w:pos="7748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beforeAutospacing="0" w:after="0" w:afterLines="5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color w:val="auto"/>
                <w:vertAlign w:val="baseline"/>
                <w:lang w:val="en-US" w:eastAsia="zh-CN"/>
              </w:rPr>
            </w:pPr>
            <w:ins w:id="1141" w:author="Administrator" w:date="2024-05-14T16:23:40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drawing>
                  <wp:inline distT="0" distB="0" distL="114300" distR="114300">
                    <wp:extent cx="2794000" cy="2095500"/>
                    <wp:effectExtent l="0" t="0" r="6350" b="0"/>
                    <wp:docPr id="48" name="图片 48" descr="IMG_20240427_10034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8" name="图片 48" descr="IMG_20240427_10034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94000" cy="20955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  <w:del w:id="1143" w:author="Administrator" w:date="2024-05-14T16:23:03Z">
              <w:r>
                <w:rPr>
                  <w:rFonts w:hint="eastAsia"/>
                  <w:color w:val="auto"/>
                  <w:vertAlign w:val="baseline"/>
                  <w:lang w:val="en-US" w:eastAsia="zh-CN"/>
                </w:rPr>
                <w:drawing>
                  <wp:inline distT="0" distB="0" distL="114300" distR="114300">
                    <wp:extent cx="2712085" cy="2033905"/>
                    <wp:effectExtent l="0" t="0" r="12065" b="4445"/>
                    <wp:docPr id="58" name="图片 58" descr="IMG_185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8" name="图片 58" descr="IMG_185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12085" cy="203390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65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tabs>
                <w:tab w:val="left" w:pos="7748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beforeAutospacing="0" w:after="0" w:afterLines="5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color w:val="auto"/>
                <w:vertAlign w:val="baseline"/>
                <w:lang w:val="en-US" w:eastAsia="zh-CN"/>
              </w:rPr>
            </w:pPr>
            <w:ins w:id="1145" w:author="Administrator" w:date="2024-05-14T16:23:19Z">
              <w:r>
                <w:rPr>
                  <w:rFonts w:hint="eastAsia" w:ascii="宋体" w:hAnsi="宋体" w:eastAsia="宋体" w:cs="宋体"/>
                  <w:i w:val="0"/>
                  <w:iCs w:val="0"/>
                  <w:color w:val="auto"/>
                  <w:w w:val="95"/>
                  <w:position w:val="1"/>
                  <w:sz w:val="24"/>
                  <w:szCs w:val="24"/>
                  <w:vertAlign w:val="baseline"/>
                  <w:lang w:eastAsia="zh-CN"/>
                </w:rPr>
                <w:drawing>
                  <wp:inline distT="0" distB="0" distL="114300" distR="114300">
                    <wp:extent cx="2809240" cy="2106930"/>
                    <wp:effectExtent l="0" t="0" r="10160" b="7620"/>
                    <wp:docPr id="47" name="图片 47" descr="IMG_20240427_15142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7" name="图片 47" descr="IMG_20240427_15142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09240" cy="210693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  <w:del w:id="1147" w:author="Administrator" w:date="2024-05-14T16:23:19Z">
              <w:r>
                <w:rPr>
                  <w:rFonts w:hint="eastAsia" w:ascii="宋体" w:hAnsi="宋体" w:eastAsia="宋体" w:cs="宋体"/>
                  <w:i w:val="0"/>
                  <w:iCs w:val="0"/>
                  <w:color w:val="auto"/>
                  <w:w w:val="95"/>
                  <w:position w:val="1"/>
                  <w:sz w:val="24"/>
                  <w:szCs w:val="24"/>
                  <w:vertAlign w:val="baseline"/>
                  <w:lang w:eastAsia="zh-CN"/>
                </w:rPr>
                <w:drawing>
                  <wp:inline distT="0" distB="0" distL="114300" distR="114300">
                    <wp:extent cx="2668905" cy="2001520"/>
                    <wp:effectExtent l="0" t="0" r="17145" b="17780"/>
                    <wp:docPr id="53" name="图片 53" descr="IMG_183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3" name="图片 53" descr="IMG_183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68905" cy="200152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6" w:hRule="atLeast"/>
        </w:trPr>
        <w:tc>
          <w:tcPr>
            <w:tcW w:w="463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beforeAutospacing="0" w:after="0" w:afterLines="5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图</w:t>
            </w:r>
            <w:del w:id="1149" w:author="Administrator" w:date="2024-05-15T16:37:36Z">
              <w:r>
                <w:rPr>
                  <w:rFonts w:hint="default"/>
                  <w:color w:val="auto"/>
                  <w:lang w:val="en-US" w:eastAsia="zh-CN"/>
                </w:rPr>
                <w:delText>10</w:delText>
              </w:r>
            </w:del>
            <w:ins w:id="1150" w:author="Administrator" w:date="2024-05-15T16:37:36Z">
              <w:r>
                <w:rPr>
                  <w:rFonts w:hint="eastAsia"/>
                  <w:color w:val="auto"/>
                  <w:lang w:val="en-US" w:eastAsia="zh-CN"/>
                </w:rPr>
                <w:t>8</w:t>
              </w:r>
            </w:ins>
            <w:r>
              <w:rPr>
                <w:rFonts w:hint="eastAsia"/>
                <w:color w:val="auto"/>
                <w:lang w:val="en-US" w:eastAsia="zh-CN"/>
              </w:rPr>
              <w:t>玻璃厚度检测</w:t>
            </w:r>
          </w:p>
        </w:tc>
        <w:tc>
          <w:tcPr>
            <w:tcW w:w="465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beforeAutospacing="0" w:after="0" w:afterLines="5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图</w:t>
            </w:r>
            <w:del w:id="1151" w:author="Administrator" w:date="2024-05-15T16:37:38Z">
              <w:r>
                <w:rPr>
                  <w:rFonts w:hint="default"/>
                  <w:color w:val="auto"/>
                  <w:lang w:val="en-US" w:eastAsia="zh-CN"/>
                </w:rPr>
                <w:delText>11</w:delText>
              </w:r>
            </w:del>
            <w:ins w:id="1152" w:author="Administrator" w:date="2024-05-15T16:37:38Z">
              <w:r>
                <w:rPr>
                  <w:rFonts w:hint="eastAsia"/>
                  <w:color w:val="auto"/>
                  <w:lang w:val="en-US" w:eastAsia="zh-CN"/>
                </w:rPr>
                <w:t>9</w:t>
              </w:r>
            </w:ins>
            <w:r>
              <w:rPr>
                <w:rFonts w:hint="eastAsia"/>
                <w:color w:val="auto"/>
                <w:lang w:val="en-US" w:eastAsia="zh-CN"/>
              </w:rPr>
              <w:t>玻璃尺寸检测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left="0" w:right="0" w:firstLine="0" w:firstLineChars="0"/>
        <w:jc w:val="center"/>
        <w:textAlignment w:val="auto"/>
        <w:rPr>
          <w:rFonts w:hint="default" w:ascii="Times New Roman" w:hAnsi="Times New Roman" w:eastAsia="宋体" w:cs="Times New Roman"/>
          <w:color w:val="auto"/>
          <w:spacing w:val="-2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pacing w:val="-2"/>
          <w:sz w:val="24"/>
          <w:szCs w:val="24"/>
          <w:lang w:val="en-US" w:eastAsia="zh-CN"/>
        </w:rPr>
        <w:t>表</w:t>
      </w:r>
      <w:r>
        <w:rPr>
          <w:rFonts w:hint="eastAsia" w:cs="Times New Roman"/>
          <w:color w:val="auto"/>
          <w:spacing w:val="-2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color w:val="auto"/>
          <w:spacing w:val="-2"/>
          <w:sz w:val="24"/>
          <w:szCs w:val="24"/>
          <w:lang w:val="en-US" w:eastAsia="zh-CN"/>
        </w:rPr>
        <w:t>-</w:t>
      </w:r>
      <w:r>
        <w:rPr>
          <w:rFonts w:hint="eastAsia" w:cs="Times New Roman"/>
          <w:color w:val="auto"/>
          <w:spacing w:val="-2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color w:val="auto"/>
          <w:spacing w:val="-2"/>
          <w:sz w:val="24"/>
          <w:szCs w:val="24"/>
          <w:lang w:val="en-US" w:eastAsia="zh-CN"/>
        </w:rPr>
        <w:t>：</w:t>
      </w:r>
      <w:r>
        <w:rPr>
          <w:rFonts w:hint="eastAsia" w:cs="Times New Roman"/>
          <w:color w:val="auto"/>
          <w:spacing w:val="-2"/>
          <w:sz w:val="24"/>
          <w:szCs w:val="24"/>
          <w:lang w:val="en-US" w:eastAsia="zh-CN"/>
        </w:rPr>
        <w:t>玻璃幕墙</w:t>
      </w:r>
      <w:r>
        <w:rPr>
          <w:rFonts w:hint="default" w:ascii="Times New Roman" w:hAnsi="Times New Roman" w:eastAsia="宋体" w:cs="Times New Roman"/>
          <w:color w:val="auto"/>
          <w:spacing w:val="-2"/>
          <w:sz w:val="24"/>
          <w:szCs w:val="24"/>
          <w:lang w:val="en-US" w:eastAsia="zh-CN"/>
        </w:rPr>
        <w:t>检测结果</w:t>
      </w: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1"/>
        <w:gridCol w:w="2625"/>
        <w:gridCol w:w="2163"/>
        <w:gridCol w:w="1775"/>
        <w:gridCol w:w="2012"/>
        <w:gridCol w:w="8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54" w:hRule="atLeast"/>
          <w:tblHeader/>
          <w:jc w:val="center"/>
        </w:trPr>
        <w:tc>
          <w:tcPr>
            <w:tcW w:w="50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序号</w:t>
            </w:r>
          </w:p>
        </w:tc>
        <w:tc>
          <w:tcPr>
            <w:tcW w:w="262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位置</w:t>
            </w: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检测参数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技术要求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检测结果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判定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atLeast"/>
          <w:jc w:val="center"/>
        </w:trPr>
        <w:tc>
          <w:tcPr>
            <w:tcW w:w="501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2625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highlight w:val="none"/>
                <w:lang w:val="en-US" w:eastAsia="zh-CN"/>
              </w:rPr>
              <w:t>二层南面西起第三处</w:t>
            </w: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玻璃品种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highlight w:val="none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尺寸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(mm)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ins w:id="1153" w:author="Administrator" w:date="2024-05-14T14:14:44Z">
              <w:r>
                <w:rPr>
                  <w:rFonts w:hint="eastAsia"/>
                  <w:sz w:val="24"/>
                  <w:szCs w:val="24"/>
                  <w:lang w:val="en-US" w:eastAsia="zh-CN"/>
                </w:rPr>
                <w:t>不大于</w:t>
              </w:r>
            </w:ins>
            <w:del w:id="1154" w:author="Administrator" w:date="2024-05-14T14:13:11Z">
              <w:r>
                <w:rPr>
                  <w:rFonts w:hint="default"/>
                  <w:sz w:val="24"/>
                  <w:szCs w:val="24"/>
                  <w:lang w:val="en-US" w:eastAsia="zh-CN"/>
                </w:rPr>
                <w:delText>不大于3m</w:delText>
              </w:r>
            </w:del>
            <w:del w:id="1155" w:author="Administrator" w:date="2024-05-14T14:13:11Z">
              <w:r>
                <w:rPr>
                  <w:rFonts w:hint="default"/>
                  <w:sz w:val="24"/>
                  <w:szCs w:val="24"/>
                  <w:vertAlign w:val="superscript"/>
                  <w:lang w:val="en-US" w:eastAsia="zh-CN"/>
                </w:rPr>
                <w:delText>2</w:delText>
              </w:r>
            </w:del>
            <w:ins w:id="1156" w:author="Administrator" w:date="2024-05-14T14:13:11Z">
              <w:r>
                <w:rPr>
                  <w:rFonts w:hint="eastAsia"/>
                  <w:sz w:val="24"/>
                  <w:szCs w:val="24"/>
                  <w:lang w:val="en-US" w:eastAsia="zh-CN"/>
                </w:rPr>
                <w:t>7</w:t>
              </w:r>
            </w:ins>
            <w:ins w:id="1157" w:author="Administrator" w:date="2024-05-14T14:14:50Z">
              <w:r>
                <w:rPr>
                  <w:rFonts w:hint="default"/>
                  <w:sz w:val="24"/>
                  <w:szCs w:val="24"/>
                  <w:lang w:val="en-US" w:eastAsia="zh-CN"/>
                </w:rPr>
                <w:t>m</w:t>
              </w:r>
            </w:ins>
            <w:ins w:id="1158" w:author="Administrator" w:date="2024-05-14T14:14:50Z">
              <w:r>
                <w:rPr>
                  <w:rFonts w:hint="default"/>
                  <w:sz w:val="24"/>
                  <w:szCs w:val="24"/>
                  <w:vertAlign w:val="superscript"/>
                  <w:lang w:val="en-US" w:eastAsia="zh-CN"/>
                </w:rPr>
                <w:t>2</w:t>
              </w:r>
            </w:ins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commentRangeStart w:id="5"/>
            <w:r>
              <w:rPr>
                <w:rFonts w:hint="default"/>
                <w:sz w:val="24"/>
                <w:szCs w:val="24"/>
                <w:lang w:val="en-US" w:eastAsia="zh-CN"/>
              </w:rPr>
              <w:t>1500×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1</w:t>
            </w:r>
            <w:del w:id="1159" w:author="Administrator" w:date="2024-05-14T16:33:04Z">
              <w:r>
                <w:rPr>
                  <w:rFonts w:hint="default"/>
                  <w:sz w:val="24"/>
                  <w:szCs w:val="24"/>
                  <w:lang w:val="en-US" w:eastAsia="zh-CN"/>
                </w:rPr>
                <w:delText>0</w:delText>
              </w:r>
            </w:del>
            <w:ins w:id="1160" w:author="Administrator" w:date="2024-05-14T16:33:04Z">
              <w:r>
                <w:rPr>
                  <w:rFonts w:hint="eastAsia"/>
                  <w:sz w:val="24"/>
                  <w:szCs w:val="24"/>
                  <w:lang w:val="en-US" w:eastAsia="zh-CN"/>
                </w:rPr>
                <w:t>1</w:t>
              </w:r>
            </w:ins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0</w:t>
            </w:r>
            <w:commentRangeEnd w:id="5"/>
            <w:r>
              <w:rPr>
                <w:rFonts w:hint="default"/>
              </w:rPr>
              <w:commentReference w:id="5"/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highlight w:val="none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厚度平均值（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mm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）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del w:id="1161" w:author="Administrator" w:date="2024-05-14T14:13:29Z">
              <w:r>
                <w:rPr>
                  <w:rFonts w:hint="default"/>
                  <w:sz w:val="24"/>
                  <w:szCs w:val="24"/>
                  <w:lang w:val="en-US" w:eastAsia="zh-CN"/>
                </w:rPr>
                <w:delText>6</w:delText>
              </w:r>
            </w:del>
            <w:ins w:id="1162" w:author="Administrator" w:date="2024-05-14T14:13:29Z">
              <w:r>
                <w:rPr>
                  <w:rFonts w:hint="eastAsia"/>
                  <w:sz w:val="24"/>
                  <w:szCs w:val="24"/>
                  <w:lang w:val="en-US" w:eastAsia="zh-CN"/>
                </w:rPr>
                <w:t>10.</w:t>
              </w:r>
            </w:ins>
            <w:ins w:id="1163" w:author="Administrator" w:date="2024-05-14T14:13:35Z">
              <w:r>
                <w:rPr>
                  <w:rFonts w:hint="eastAsia"/>
                  <w:sz w:val="24"/>
                  <w:szCs w:val="24"/>
                  <w:lang w:val="en-US" w:eastAsia="zh-CN"/>
                </w:rPr>
                <w:t>76</w:t>
              </w:r>
            </w:ins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8.01+12.03+9.98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atLeast"/>
          <w:jc w:val="center"/>
        </w:trPr>
        <w:tc>
          <w:tcPr>
            <w:tcW w:w="501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2625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highlight w:val="none"/>
                <w:lang w:val="en-US" w:eastAsia="zh-CN"/>
              </w:rPr>
              <w:t>二层南面</w:t>
            </w:r>
            <w:del w:id="1164" w:author="Administrator" w:date="2024-05-14T16:30:19Z">
              <w:r>
                <w:rPr>
                  <w:rFonts w:hint="default"/>
                  <w:sz w:val="24"/>
                  <w:szCs w:val="24"/>
                  <w:highlight w:val="none"/>
                  <w:lang w:val="en-US" w:eastAsia="zh-CN"/>
                </w:rPr>
                <w:delText>北</w:delText>
              </w:r>
            </w:del>
            <w:ins w:id="1165" w:author="Administrator" w:date="2024-05-14T16:30:20Z">
              <w:r>
                <w:rPr>
                  <w:rFonts w:hint="eastAsia"/>
                  <w:sz w:val="24"/>
                  <w:szCs w:val="24"/>
                  <w:highlight w:val="none"/>
                  <w:lang w:val="en-US" w:eastAsia="zh-CN"/>
                </w:rPr>
                <w:t>西</w:t>
              </w:r>
            </w:ins>
            <w:r>
              <w:rPr>
                <w:rFonts w:hint="eastAsia"/>
                <w:sz w:val="24"/>
                <w:szCs w:val="24"/>
                <w:highlight w:val="none"/>
                <w:lang w:val="en-US" w:eastAsia="zh-CN"/>
              </w:rPr>
              <w:t>起第七处</w:t>
            </w: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玻璃品种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highlight w:val="none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尺寸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(mm)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不大于7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</w:t>
            </w:r>
            <w:r>
              <w:rPr>
                <w:rFonts w:hint="default"/>
                <w:sz w:val="24"/>
                <w:szCs w:val="24"/>
                <w:vertAlign w:val="superscript"/>
                <w:lang w:val="en-US" w:eastAsia="zh-CN"/>
              </w:rPr>
              <w:t>2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1500×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1</w:t>
            </w:r>
            <w:del w:id="1166" w:author="Administrator" w:date="2024-05-14T16:33:06Z">
              <w:r>
                <w:rPr>
                  <w:rFonts w:hint="default"/>
                  <w:sz w:val="24"/>
                  <w:szCs w:val="24"/>
                  <w:lang w:val="en-US" w:eastAsia="zh-CN"/>
                </w:rPr>
                <w:delText>0</w:delText>
              </w:r>
            </w:del>
            <w:ins w:id="1167" w:author="Administrator" w:date="2024-05-14T16:33:06Z">
              <w:r>
                <w:rPr>
                  <w:rFonts w:hint="eastAsia"/>
                  <w:sz w:val="24"/>
                  <w:szCs w:val="24"/>
                  <w:lang w:val="en-US" w:eastAsia="zh-CN"/>
                </w:rPr>
                <w:t>1</w:t>
              </w:r>
            </w:ins>
            <w:r>
              <w:rPr>
                <w:rFonts w:hint="eastAsia"/>
                <w:sz w:val="24"/>
                <w:szCs w:val="24"/>
                <w:lang w:val="en-US" w:eastAsia="zh-CN"/>
              </w:rPr>
              <w:t>00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highlight w:val="none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厚度平均值（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mm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）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10.76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8.03+12.04+10.08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3</w:t>
            </w:r>
          </w:p>
        </w:tc>
        <w:tc>
          <w:tcPr>
            <w:tcW w:w="2625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highlight w:val="none"/>
                <w:lang w:val="en-US" w:eastAsia="zh-CN"/>
              </w:rPr>
              <w:t>二层</w:t>
            </w:r>
            <w:del w:id="1168" w:author="Administrator" w:date="2024-05-14T16:31:00Z">
              <w:r>
                <w:rPr>
                  <w:rFonts w:hint="default"/>
                  <w:sz w:val="24"/>
                  <w:szCs w:val="24"/>
                  <w:highlight w:val="none"/>
                  <w:lang w:val="en-US" w:eastAsia="zh-CN"/>
                </w:rPr>
                <w:delText>南</w:delText>
              </w:r>
            </w:del>
            <w:ins w:id="1169" w:author="Administrator" w:date="2024-05-14T16:31:00Z">
              <w:r>
                <w:rPr>
                  <w:rFonts w:hint="eastAsia"/>
                  <w:sz w:val="24"/>
                  <w:szCs w:val="24"/>
                  <w:highlight w:val="none"/>
                  <w:lang w:val="en-US" w:eastAsia="zh-CN"/>
                </w:rPr>
                <w:t>西</w:t>
              </w:r>
            </w:ins>
            <w:r>
              <w:rPr>
                <w:rFonts w:hint="eastAsia"/>
                <w:sz w:val="24"/>
                <w:szCs w:val="24"/>
                <w:highlight w:val="none"/>
                <w:lang w:val="en-US" w:eastAsia="zh-CN"/>
              </w:rPr>
              <w:t>面</w:t>
            </w:r>
            <w:del w:id="1170" w:author="Administrator" w:date="2024-05-14T16:31:02Z">
              <w:r>
                <w:rPr>
                  <w:rFonts w:hint="default"/>
                  <w:sz w:val="24"/>
                  <w:szCs w:val="24"/>
                  <w:highlight w:val="none"/>
                  <w:lang w:val="en-US" w:eastAsia="zh-CN"/>
                </w:rPr>
                <w:delText>西</w:delText>
              </w:r>
            </w:del>
            <w:ins w:id="1171" w:author="Administrator" w:date="2024-05-14T16:31:03Z">
              <w:r>
                <w:rPr>
                  <w:rFonts w:hint="eastAsia"/>
                  <w:sz w:val="24"/>
                  <w:szCs w:val="24"/>
                  <w:highlight w:val="none"/>
                  <w:lang w:val="en-US" w:eastAsia="zh-CN"/>
                </w:rPr>
                <w:t>南</w:t>
              </w:r>
            </w:ins>
            <w:r>
              <w:rPr>
                <w:rFonts w:hint="eastAsia"/>
                <w:sz w:val="24"/>
                <w:szCs w:val="24"/>
                <w:highlight w:val="none"/>
                <w:lang w:val="en-US" w:eastAsia="zh-CN"/>
              </w:rPr>
              <w:t>起第</w:t>
            </w:r>
            <w:del w:id="1172" w:author="Administrator" w:date="2024-05-14T16:31:04Z">
              <w:r>
                <w:rPr>
                  <w:rFonts w:hint="default"/>
                  <w:sz w:val="24"/>
                  <w:szCs w:val="24"/>
                  <w:highlight w:val="none"/>
                  <w:lang w:val="en-US" w:eastAsia="zh-CN"/>
                </w:rPr>
                <w:delText>四</w:delText>
              </w:r>
            </w:del>
            <w:ins w:id="1173" w:author="Administrator" w:date="2024-05-14T16:31:06Z">
              <w:r>
                <w:rPr>
                  <w:rFonts w:hint="eastAsia"/>
                  <w:sz w:val="24"/>
                  <w:szCs w:val="24"/>
                  <w:highlight w:val="none"/>
                  <w:lang w:val="en-US" w:eastAsia="zh-CN"/>
                </w:rPr>
                <w:t>七</w:t>
              </w:r>
            </w:ins>
            <w:r>
              <w:rPr>
                <w:rFonts w:hint="eastAsia"/>
                <w:sz w:val="24"/>
                <w:szCs w:val="24"/>
                <w:highlight w:val="none"/>
                <w:lang w:val="en-US" w:eastAsia="zh-CN"/>
              </w:rPr>
              <w:t>处</w:t>
            </w: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玻璃品种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尺寸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(mm)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不大于7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</w:t>
            </w:r>
            <w:r>
              <w:rPr>
                <w:rFonts w:hint="default"/>
                <w:sz w:val="24"/>
                <w:szCs w:val="24"/>
                <w:vertAlign w:val="superscript"/>
                <w:lang w:val="en-US" w:eastAsia="zh-CN"/>
              </w:rPr>
              <w:t>2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ins w:id="1174" w:author="Administrator" w:date="2024-05-14T16:24:52Z">
              <w:r>
                <w:rPr>
                  <w:rFonts w:hint="default"/>
                  <w:sz w:val="24"/>
                  <w:szCs w:val="24"/>
                  <w:lang w:val="en-US" w:eastAsia="zh-CN"/>
                </w:rPr>
                <w:t>1500×1</w:t>
              </w:r>
            </w:ins>
            <w:ins w:id="1175" w:author="Administrator" w:date="2024-05-14T16:33:09Z">
              <w:r>
                <w:rPr>
                  <w:rFonts w:hint="eastAsia"/>
                  <w:sz w:val="24"/>
                  <w:szCs w:val="24"/>
                  <w:lang w:val="en-US" w:eastAsia="zh-CN"/>
                </w:rPr>
                <w:t>1</w:t>
              </w:r>
            </w:ins>
            <w:ins w:id="1176" w:author="Administrator" w:date="2024-05-14T16:24:52Z">
              <w:r>
                <w:rPr>
                  <w:rFonts w:hint="default"/>
                  <w:sz w:val="24"/>
                  <w:szCs w:val="24"/>
                  <w:lang w:val="en-US" w:eastAsia="zh-CN"/>
                </w:rPr>
                <w:t>00</w:t>
              </w:r>
            </w:ins>
            <w:del w:id="1177" w:author="Administrator" w:date="2024-05-11T15:30:17Z">
              <w:r>
                <w:rPr>
                  <w:rFonts w:hint="eastAsia"/>
                  <w:sz w:val="24"/>
                  <w:szCs w:val="24"/>
                  <w:lang w:val="en-US" w:eastAsia="zh-CN"/>
                </w:rPr>
                <w:delText>8.07+12.05+10.01</w:delText>
              </w:r>
            </w:del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厚度平均值（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mm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）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10.76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del w:id="1178" w:author="Administrator" w:date="2024-05-11T15:30:20Z">
              <w:r>
                <w:rPr>
                  <w:rFonts w:hint="default"/>
                  <w:sz w:val="24"/>
                  <w:szCs w:val="24"/>
                  <w:lang w:val="en-US" w:eastAsia="zh-CN"/>
                </w:rPr>
                <w:delText>14.99</w:delText>
              </w:r>
            </w:del>
            <w:ins w:id="1179" w:author="Administrator" w:date="2024-05-11T15:30:17Z">
              <w:r>
                <w:rPr>
                  <w:rFonts w:hint="eastAsia"/>
                  <w:sz w:val="24"/>
                  <w:szCs w:val="24"/>
                  <w:lang w:val="en-US" w:eastAsia="zh-CN"/>
                </w:rPr>
                <w:t>8.07+12.05+10.01</w:t>
              </w:r>
            </w:ins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4</w:t>
            </w:r>
          </w:p>
        </w:tc>
        <w:tc>
          <w:tcPr>
            <w:tcW w:w="2625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三层西面南起第二处</w:t>
            </w: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玻璃品种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尺寸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(mm)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不大于7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</w:t>
            </w:r>
            <w:r>
              <w:rPr>
                <w:rFonts w:hint="default"/>
                <w:sz w:val="24"/>
                <w:szCs w:val="24"/>
                <w:vertAlign w:val="superscript"/>
                <w:lang w:val="en-US" w:eastAsia="zh-CN"/>
              </w:rPr>
              <w:t>2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1500×1</w:t>
            </w:r>
            <w:del w:id="1180" w:author="Administrator" w:date="2024-05-14T16:33:11Z">
              <w:r>
                <w:rPr>
                  <w:rFonts w:hint="default"/>
                  <w:sz w:val="24"/>
                  <w:szCs w:val="24"/>
                  <w:lang w:val="en-US" w:eastAsia="zh-CN"/>
                </w:rPr>
                <w:delText>0</w:delText>
              </w:r>
            </w:del>
            <w:ins w:id="1181" w:author="Administrator" w:date="2024-05-14T16:33:11Z">
              <w:r>
                <w:rPr>
                  <w:rFonts w:hint="eastAsia"/>
                  <w:sz w:val="24"/>
                  <w:szCs w:val="24"/>
                  <w:lang w:val="en-US" w:eastAsia="zh-CN"/>
                </w:rPr>
                <w:t>1</w:t>
              </w:r>
            </w:ins>
            <w:r>
              <w:rPr>
                <w:rFonts w:hint="default"/>
                <w:sz w:val="24"/>
                <w:szCs w:val="24"/>
                <w:lang w:val="en-US" w:eastAsia="zh-CN"/>
              </w:rPr>
              <w:t>00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厚度平均值（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mm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）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10.76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7.98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+1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2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8+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6.03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567" w:hRule="atLeast"/>
          <w:jc w:val="center"/>
        </w:trPr>
        <w:tc>
          <w:tcPr>
            <w:tcW w:w="501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5</w:t>
            </w:r>
          </w:p>
        </w:tc>
        <w:tc>
          <w:tcPr>
            <w:tcW w:w="2625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三层南面东起第二处</w:t>
            </w: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玻璃品种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尺寸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(mm)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不大于7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</w:t>
            </w:r>
            <w:r>
              <w:rPr>
                <w:rFonts w:hint="default"/>
                <w:sz w:val="24"/>
                <w:szCs w:val="24"/>
                <w:vertAlign w:val="superscript"/>
                <w:lang w:val="en-US" w:eastAsia="zh-CN"/>
              </w:rPr>
              <w:t>2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500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×1100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厚度平均值（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mm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）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10.76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7.93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+12.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5+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6.01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6</w:t>
            </w:r>
          </w:p>
        </w:tc>
        <w:tc>
          <w:tcPr>
            <w:tcW w:w="2625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三层南面东起第六处</w:t>
            </w: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玻璃品种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尺寸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(mm)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不大于7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</w:t>
            </w:r>
            <w:r>
              <w:rPr>
                <w:rFonts w:hint="default"/>
                <w:sz w:val="24"/>
                <w:szCs w:val="24"/>
                <w:vertAlign w:val="superscript"/>
                <w:lang w:val="en-US" w:eastAsia="zh-CN"/>
              </w:rPr>
              <w:t>2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50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0×1100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厚度平均值（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mm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）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10.76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8.03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+1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2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7+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6.08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7</w:t>
            </w:r>
          </w:p>
        </w:tc>
        <w:tc>
          <w:tcPr>
            <w:tcW w:w="2625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三十九层南面西起第六处</w:t>
            </w: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玻璃品种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尺寸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(mm)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不大于7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</w:t>
            </w:r>
            <w:r>
              <w:rPr>
                <w:rFonts w:hint="default"/>
                <w:sz w:val="24"/>
                <w:szCs w:val="24"/>
                <w:vertAlign w:val="superscript"/>
                <w:lang w:val="en-US" w:eastAsia="zh-CN"/>
              </w:rPr>
              <w:t>2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1500×3000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厚度平均值（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mm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）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10.76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8.06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+1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2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8+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10.0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6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8</w:t>
            </w:r>
          </w:p>
        </w:tc>
        <w:tc>
          <w:tcPr>
            <w:tcW w:w="2625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三十九层西面北起第四处</w:t>
            </w: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玻璃品种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尺寸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(mm)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不大于7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</w:t>
            </w:r>
            <w:r>
              <w:rPr>
                <w:rFonts w:hint="default"/>
                <w:sz w:val="24"/>
                <w:szCs w:val="24"/>
                <w:vertAlign w:val="superscript"/>
                <w:lang w:val="en-US" w:eastAsia="zh-CN"/>
              </w:rPr>
              <w:t>2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1500×3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00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厚度平均值（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mm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）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10.76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7.98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+12.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9+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9.98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9</w:t>
            </w:r>
          </w:p>
        </w:tc>
        <w:tc>
          <w:tcPr>
            <w:tcW w:w="2625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四十层北面西起第六处</w:t>
            </w: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玻璃品种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尺寸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(mm)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不大于7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</w:t>
            </w:r>
            <w:r>
              <w:rPr>
                <w:rFonts w:hint="default"/>
                <w:sz w:val="24"/>
                <w:szCs w:val="24"/>
                <w:vertAlign w:val="superscript"/>
                <w:lang w:val="en-US" w:eastAsia="zh-CN"/>
              </w:rPr>
              <w:t>2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1500×3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3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00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厚度平均值（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mm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）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10.76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8.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7+12.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8+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10.03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9</w:t>
            </w:r>
          </w:p>
        </w:tc>
        <w:tc>
          <w:tcPr>
            <w:tcW w:w="2625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四十层北面西起第十三处</w:t>
            </w: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玻璃品种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尺寸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(mm)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不大于7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</w:t>
            </w:r>
            <w:r>
              <w:rPr>
                <w:rFonts w:hint="default"/>
                <w:sz w:val="24"/>
                <w:szCs w:val="24"/>
                <w:vertAlign w:val="superscript"/>
                <w:lang w:val="en-US" w:eastAsia="zh-CN"/>
              </w:rPr>
              <w:t>2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1500×3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3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00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厚度平均值（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mm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）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10.76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8.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3+1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2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8+8.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6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10</w:t>
            </w:r>
          </w:p>
        </w:tc>
        <w:tc>
          <w:tcPr>
            <w:tcW w:w="2625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四十层西面南起第一处</w:t>
            </w: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玻璃品种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尺寸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(mm)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不大于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3m</w:t>
            </w:r>
            <w:r>
              <w:rPr>
                <w:rFonts w:hint="default"/>
                <w:sz w:val="24"/>
                <w:szCs w:val="24"/>
                <w:vertAlign w:val="superscript"/>
                <w:lang w:val="en-US" w:eastAsia="zh-CN"/>
              </w:rPr>
              <w:t>2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1500×3300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厚度平均值（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mm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）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6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8.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1+12.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1+9.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3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11</w:t>
            </w:r>
          </w:p>
        </w:tc>
        <w:tc>
          <w:tcPr>
            <w:tcW w:w="2625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四十层西面北起第二处</w:t>
            </w: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玻璃品种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尺寸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(mm)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不大于7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</w:t>
            </w:r>
            <w:r>
              <w:rPr>
                <w:rFonts w:hint="default"/>
                <w:sz w:val="24"/>
                <w:szCs w:val="24"/>
                <w:vertAlign w:val="superscript"/>
                <w:lang w:val="en-US" w:eastAsia="zh-CN"/>
              </w:rPr>
              <w:t>2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1500×3300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厚度平均值（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mm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）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10.76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8.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8+12.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9+9.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9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12</w:t>
            </w:r>
          </w:p>
        </w:tc>
        <w:tc>
          <w:tcPr>
            <w:tcW w:w="2625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四十一层南面西起第九处</w:t>
            </w: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玻璃品种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尺寸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(mm)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不大于7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</w:t>
            </w:r>
            <w:r>
              <w:rPr>
                <w:rFonts w:hint="default"/>
                <w:sz w:val="24"/>
                <w:szCs w:val="24"/>
                <w:vertAlign w:val="superscript"/>
                <w:lang w:val="en-US" w:eastAsia="zh-CN"/>
              </w:rPr>
              <w:t>2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1500×3000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厚度平均值（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mm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）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10.76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8.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8+12.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1+7.97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13</w:t>
            </w:r>
          </w:p>
        </w:tc>
        <w:tc>
          <w:tcPr>
            <w:tcW w:w="2625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四十一层南面西起第九处</w:t>
            </w: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玻璃品种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尺寸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(mm)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不大于7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</w:t>
            </w:r>
            <w:r>
              <w:rPr>
                <w:rFonts w:hint="default"/>
                <w:sz w:val="24"/>
                <w:szCs w:val="24"/>
                <w:vertAlign w:val="superscript"/>
                <w:lang w:val="en-US" w:eastAsia="zh-CN"/>
              </w:rPr>
              <w:t>2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1500×3000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厚度平均值（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mm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）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10.76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7.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9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5+1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1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9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6+7.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9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6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14</w:t>
            </w:r>
          </w:p>
        </w:tc>
        <w:tc>
          <w:tcPr>
            <w:tcW w:w="2625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四十二层南面西起第三处</w:t>
            </w: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玻璃品种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尺寸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(mm)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不大于7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</w:t>
            </w:r>
            <w:r>
              <w:rPr>
                <w:rFonts w:hint="default"/>
                <w:sz w:val="24"/>
                <w:szCs w:val="24"/>
                <w:vertAlign w:val="superscript"/>
                <w:lang w:val="en-US" w:eastAsia="zh-CN"/>
              </w:rPr>
              <w:t>2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1500×3000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厚度平均值（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mm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）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10.76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8.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3+1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2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6+9.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9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8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15</w:t>
            </w:r>
          </w:p>
        </w:tc>
        <w:tc>
          <w:tcPr>
            <w:tcW w:w="2625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四十二层东面南起第三处</w:t>
            </w: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玻璃品种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尺寸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(mm)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不大于7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</w:t>
            </w:r>
            <w:r>
              <w:rPr>
                <w:rFonts w:hint="default"/>
                <w:sz w:val="24"/>
                <w:szCs w:val="24"/>
                <w:vertAlign w:val="superscript"/>
                <w:lang w:val="en-US" w:eastAsia="zh-CN"/>
              </w:rPr>
              <w:t>2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1500×3000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厚度平均值（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mm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）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10.76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7.96+1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2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2+9.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9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4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16</w:t>
            </w:r>
          </w:p>
        </w:tc>
        <w:tc>
          <w:tcPr>
            <w:tcW w:w="2625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四十三层南面西起第九处</w:t>
            </w: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玻璃品种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尺寸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(mm)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不大于7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</w:t>
            </w:r>
            <w:r>
              <w:rPr>
                <w:rFonts w:hint="default"/>
                <w:sz w:val="24"/>
                <w:szCs w:val="24"/>
                <w:vertAlign w:val="superscript"/>
                <w:lang w:val="en-US" w:eastAsia="zh-CN"/>
              </w:rPr>
              <w:t>2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1500×3000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厚度平均值（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mm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）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10.76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7.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95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+1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2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3+8.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6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17</w:t>
            </w:r>
          </w:p>
        </w:tc>
        <w:tc>
          <w:tcPr>
            <w:tcW w:w="2625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四十三层南面西起第十三处</w:t>
            </w: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玻璃品种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尺寸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(mm)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不大于7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</w:t>
            </w:r>
            <w:r>
              <w:rPr>
                <w:rFonts w:hint="default"/>
                <w:sz w:val="24"/>
                <w:szCs w:val="24"/>
                <w:vertAlign w:val="superscript"/>
                <w:lang w:val="en-US" w:eastAsia="zh-CN"/>
              </w:rPr>
              <w:t>2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1500×3000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厚度平均值（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mm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）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10.76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8.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2+12.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1+8.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7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18</w:t>
            </w:r>
          </w:p>
        </w:tc>
        <w:tc>
          <w:tcPr>
            <w:tcW w:w="2625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四十四层南面西起第九处</w:t>
            </w: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玻璃品种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尺寸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(mm)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不大于7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</w:t>
            </w:r>
            <w:r>
              <w:rPr>
                <w:rFonts w:hint="default"/>
                <w:sz w:val="24"/>
                <w:szCs w:val="24"/>
                <w:vertAlign w:val="superscript"/>
                <w:lang w:val="en-US" w:eastAsia="zh-CN"/>
              </w:rPr>
              <w:t>2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1500×3000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厚度平均值（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mm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）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10.76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8.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2+12.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1+8.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3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19</w:t>
            </w:r>
          </w:p>
        </w:tc>
        <w:tc>
          <w:tcPr>
            <w:tcW w:w="2625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四十五层南面西起第十处</w:t>
            </w: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玻璃品种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中空钢化玻璃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尺寸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(mm)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不大于7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</w:t>
            </w:r>
            <w:r>
              <w:rPr>
                <w:rFonts w:hint="default"/>
                <w:sz w:val="24"/>
                <w:szCs w:val="24"/>
                <w:vertAlign w:val="superscript"/>
                <w:lang w:val="en-US" w:eastAsia="zh-CN"/>
              </w:rPr>
              <w:t>2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1500×3000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567" w:hRule="atLeast"/>
          <w:jc w:val="center"/>
        </w:trPr>
        <w:tc>
          <w:tcPr>
            <w:tcW w:w="501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625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2163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厚度平均值（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mm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）</w:t>
            </w:r>
          </w:p>
        </w:tc>
        <w:tc>
          <w:tcPr>
            <w:tcW w:w="1775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10.76</w:t>
            </w:r>
          </w:p>
        </w:tc>
        <w:tc>
          <w:tcPr>
            <w:tcW w:w="2012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8.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3+1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2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2+8.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5</w:t>
            </w:r>
          </w:p>
        </w:tc>
        <w:tc>
          <w:tcPr>
            <w:tcW w:w="890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510" w:hRule="atLeast"/>
          <w:jc w:val="center"/>
        </w:trPr>
        <w:tc>
          <w:tcPr>
            <w:tcW w:w="501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备注</w:t>
            </w:r>
          </w:p>
        </w:tc>
        <w:tc>
          <w:tcPr>
            <w:tcW w:w="9465" w:type="dxa"/>
            <w:gridSpan w:val="5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120" w:leftChars="50" w:right="127" w:rightChars="53" w:firstLine="0" w:firstLineChars="0"/>
              <w:jc w:val="left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玻璃品种技术要求根据《玻璃幕墙工程技术规范》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(JGJ 102-2003)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第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4.4.1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条确定；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120" w:leftChars="50" w:right="127" w:rightChars="53" w:firstLine="0" w:firstLineChars="0"/>
              <w:jc w:val="left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2.中空钢化玻璃尺寸技术要求根据《</w:t>
            </w:r>
            <w:ins w:id="1182" w:author="Administrator" w:date="2024-05-14T14:17:15Z">
              <w:r>
                <w:rPr>
                  <w:rFonts w:hint="default"/>
                  <w:sz w:val="24"/>
                  <w:szCs w:val="24"/>
                  <w:lang w:val="en-US" w:eastAsia="zh-CN"/>
                </w:rPr>
                <w:t>建筑玻璃应用技术规程</w:t>
              </w:r>
            </w:ins>
            <w:r>
              <w:rPr>
                <w:rFonts w:hint="default"/>
                <w:sz w:val="24"/>
                <w:szCs w:val="24"/>
                <w:lang w:val="en-US" w:eastAsia="zh-CN"/>
              </w:rPr>
              <w:t>》（JG</w:t>
            </w:r>
            <w:ins w:id="1183" w:author="Administrator" w:date="2024-05-14T14:16:47Z">
              <w:r>
                <w:rPr>
                  <w:rFonts w:hint="eastAsia"/>
                  <w:sz w:val="24"/>
                  <w:szCs w:val="24"/>
                  <w:lang w:val="en-US" w:eastAsia="zh-CN"/>
                </w:rPr>
                <w:t>J</w:t>
              </w:r>
            </w:ins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 </w:t>
            </w:r>
            <w:ins w:id="1184" w:author="Administrator" w:date="2024-05-14T14:16:50Z">
              <w:r>
                <w:rPr>
                  <w:rFonts w:hint="eastAsia"/>
                  <w:sz w:val="24"/>
                  <w:szCs w:val="24"/>
                  <w:lang w:val="en-US" w:eastAsia="zh-CN"/>
                </w:rPr>
                <w:t>1</w:t>
              </w:r>
            </w:ins>
            <w:ins w:id="1185" w:author="Administrator" w:date="2024-05-14T14:16:51Z">
              <w:r>
                <w:rPr>
                  <w:rFonts w:hint="eastAsia"/>
                  <w:sz w:val="24"/>
                  <w:szCs w:val="24"/>
                  <w:lang w:val="en-US" w:eastAsia="zh-CN"/>
                </w:rPr>
                <w:t>13</w:t>
              </w:r>
            </w:ins>
            <w:r>
              <w:rPr>
                <w:rFonts w:hint="default"/>
                <w:sz w:val="24"/>
                <w:szCs w:val="24"/>
                <w:lang w:val="en-US" w:eastAsia="zh-CN"/>
              </w:rPr>
              <w:t>-201</w:t>
            </w:r>
            <w:ins w:id="1186" w:author="Administrator" w:date="2024-05-14T14:16:53Z">
              <w:r>
                <w:rPr>
                  <w:rFonts w:hint="eastAsia"/>
                  <w:sz w:val="24"/>
                  <w:szCs w:val="24"/>
                  <w:lang w:val="en-US" w:eastAsia="zh-CN"/>
                </w:rPr>
                <w:t>5</w:t>
              </w:r>
            </w:ins>
            <w:r>
              <w:rPr>
                <w:rFonts w:hint="default"/>
                <w:sz w:val="24"/>
                <w:szCs w:val="24"/>
                <w:lang w:val="en-US" w:eastAsia="zh-CN"/>
              </w:rPr>
              <w:t>）</w:t>
            </w:r>
            <w:ins w:id="1187" w:author="Administrator" w:date="2024-05-14T14:16:33Z">
              <w:r>
                <w:rPr>
                  <w:rFonts w:hint="eastAsia"/>
                  <w:sz w:val="24"/>
                  <w:szCs w:val="24"/>
                  <w:lang w:val="en-US" w:eastAsia="zh-CN"/>
                </w:rPr>
                <w:t>表</w:t>
              </w:r>
            </w:ins>
            <w:del w:id="1188" w:author="Administrator" w:date="2024-05-14T14:16:36Z">
              <w:r>
                <w:rPr>
                  <w:rFonts w:hint="default"/>
                  <w:sz w:val="24"/>
                  <w:szCs w:val="24"/>
                  <w:lang w:val="en-US" w:eastAsia="zh-CN"/>
                </w:rPr>
                <w:delText>4.2</w:delText>
              </w:r>
            </w:del>
            <w:ins w:id="1189" w:author="Administrator" w:date="2024-05-14T14:16:36Z">
              <w:r>
                <w:rPr>
                  <w:rFonts w:hint="eastAsia"/>
                  <w:sz w:val="24"/>
                  <w:szCs w:val="24"/>
                  <w:lang w:val="en-US" w:eastAsia="zh-CN"/>
                </w:rPr>
                <w:t>7</w:t>
              </w:r>
            </w:ins>
            <w:ins w:id="1190" w:author="Administrator" w:date="2024-05-14T14:16:37Z">
              <w:r>
                <w:rPr>
                  <w:rFonts w:hint="eastAsia"/>
                  <w:sz w:val="24"/>
                  <w:szCs w:val="24"/>
                  <w:lang w:val="en-US" w:eastAsia="zh-CN"/>
                </w:rPr>
                <w:t>.1</w:t>
              </w:r>
            </w:ins>
            <w:r>
              <w:rPr>
                <w:rFonts w:hint="default"/>
                <w:sz w:val="24"/>
                <w:szCs w:val="24"/>
                <w:lang w:val="en-US" w:eastAsia="zh-CN"/>
              </w:rPr>
              <w:t>.1</w:t>
            </w:r>
            <w:ins w:id="1191" w:author="Administrator" w:date="2024-05-14T14:16:40Z">
              <w:r>
                <w:rPr>
                  <w:rFonts w:hint="eastAsia"/>
                  <w:sz w:val="24"/>
                  <w:szCs w:val="24"/>
                  <w:lang w:val="en-US" w:eastAsia="zh-CN"/>
                </w:rPr>
                <w:t>-1</w:t>
              </w:r>
            </w:ins>
            <w:del w:id="1192" w:author="Administrator" w:date="2024-05-14T14:16:42Z">
              <w:r>
                <w:rPr>
                  <w:rFonts w:hint="default"/>
                  <w:sz w:val="24"/>
                  <w:szCs w:val="24"/>
                  <w:lang w:val="en-US" w:eastAsia="zh-CN"/>
                </w:rPr>
                <w:delText>条</w:delText>
              </w:r>
            </w:del>
            <w:r>
              <w:rPr>
                <w:rFonts w:hint="default"/>
                <w:sz w:val="24"/>
                <w:szCs w:val="24"/>
                <w:lang w:val="en-US" w:eastAsia="zh-CN"/>
              </w:rPr>
              <w:t>确定；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120" w:leftChars="50" w:right="120" w:rightChars="50" w:firstLine="0" w:firstLineChars="0"/>
              <w:jc w:val="left"/>
              <w:textAlignment w:val="auto"/>
              <w:rPr>
                <w:rFonts w:hint="default"/>
                <w:sz w:val="24"/>
                <w:szCs w:val="24"/>
                <w:lang w:val="en-US" w:eastAsia="zh-CN"/>
              </w:rPr>
              <w:pPrChange w:id="1193" w:author="Administrator" w:date="2024-05-14T14:16:19Z">
                <w:pPr>
                  <w:keepNext w:val="0"/>
                  <w:keepLines w:val="0"/>
                  <w:pageBreakBefore w:val="0"/>
                  <w:widowControl w:val="0"/>
                  <w:suppressLineNumbers w:val="0"/>
                  <w:kinsoku/>
                  <w:wordWrap/>
                  <w:overflowPunct/>
                  <w:topLinePunct w:val="0"/>
                  <w:autoSpaceDE/>
                  <w:autoSpaceDN/>
                  <w:bidi w:val="0"/>
                  <w:adjustRightInd/>
                  <w:snapToGrid/>
                  <w:spacing w:beforeAutospacing="0" w:afterAutospacing="0" w:line="240" w:lineRule="auto"/>
                  <w:ind w:left="120" w:leftChars="50" w:right="120" w:rightChars="50" w:firstLine="0" w:firstLineChars="0"/>
                  <w:jc w:val="left"/>
                  <w:textAlignment w:val="auto"/>
                </w:pPr>
              </w:pPrChange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3.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厚度技术要求根据《玻璃幕墙工程技术规范》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(JGJ 102-2003)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第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6.1.1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条确定。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5</w:t>
      </w:r>
      <w:r>
        <w:rPr>
          <w:rFonts w:hint="default"/>
          <w:color w:val="auto"/>
          <w:lang w:val="en-US" w:eastAsia="zh-CN"/>
        </w:rPr>
        <w:t>.</w:t>
      </w:r>
      <w:r>
        <w:rPr>
          <w:rFonts w:hint="eastAsia"/>
          <w:color w:val="auto"/>
          <w:lang w:val="en-US" w:eastAsia="zh-CN"/>
        </w:rPr>
        <w:t>2.2面板连接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eastAsia="zh-CN"/>
        </w:rPr>
        <w:t>（</w:t>
      </w:r>
      <w:r>
        <w:rPr>
          <w:rFonts w:hint="eastAsia"/>
          <w:color w:val="auto"/>
          <w:lang w:val="en-US" w:eastAsia="zh-CN"/>
        </w:rPr>
        <w:t>1</w:t>
      </w:r>
      <w:r>
        <w:rPr>
          <w:rFonts w:hint="eastAsia"/>
          <w:color w:val="auto"/>
          <w:lang w:eastAsia="zh-CN"/>
        </w:rPr>
        <w:t>）</w:t>
      </w:r>
      <w:r>
        <w:rPr>
          <w:rFonts w:hint="default"/>
          <w:color w:val="auto"/>
        </w:rPr>
        <w:t>外观检查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jc w:val="both"/>
        <w:rPr>
          <w:rFonts w:hint="eastAsia"/>
          <w:color w:val="auto"/>
          <w:lang w:val="en-US" w:eastAsia="zh-CN"/>
        </w:rPr>
      </w:pPr>
      <w:r>
        <w:rPr>
          <w:rFonts w:hint="default"/>
          <w:color w:val="auto"/>
          <w:highlight w:val="none"/>
          <w:lang w:val="en-US" w:eastAsia="zh-CN"/>
        </w:rPr>
        <w:t>对该幕墙使用</w:t>
      </w:r>
      <w:r>
        <w:rPr>
          <w:rFonts w:hint="eastAsia"/>
          <w:color w:val="auto"/>
          <w:lang w:val="en-US" w:eastAsia="zh-CN"/>
        </w:rPr>
        <w:t>密封材料</w:t>
      </w:r>
      <w:r>
        <w:rPr>
          <w:rFonts w:hint="default"/>
          <w:color w:val="auto"/>
          <w:highlight w:val="none"/>
          <w:lang w:val="en-US" w:eastAsia="zh-CN"/>
        </w:rPr>
        <w:t>进行全面检查</w:t>
      </w:r>
      <w:r>
        <w:rPr>
          <w:rFonts w:hint="eastAsia"/>
          <w:color w:val="auto"/>
          <w:highlight w:val="none"/>
          <w:lang w:val="en-US" w:eastAsia="zh-CN"/>
        </w:rPr>
        <w:t>，</w:t>
      </w:r>
      <w:r>
        <w:rPr>
          <w:rFonts w:hint="default"/>
          <w:color w:val="auto"/>
          <w:lang w:val="en-US" w:eastAsia="zh-CN"/>
        </w:rPr>
        <w:t>通过检查发现：</w:t>
      </w:r>
      <w:r>
        <w:rPr>
          <w:rFonts w:hint="eastAsia"/>
          <w:color w:val="auto"/>
          <w:lang w:val="en-US" w:eastAsia="zh-CN"/>
        </w:rPr>
        <w:t>密封材料</w:t>
      </w:r>
      <w:r>
        <w:rPr>
          <w:rFonts w:hint="default"/>
          <w:color w:val="auto"/>
          <w:lang w:val="en-US" w:eastAsia="zh-CN"/>
        </w:rPr>
        <w:t>未发现</w:t>
      </w:r>
      <w:r>
        <w:rPr>
          <w:rFonts w:hint="default"/>
          <w:color w:val="auto"/>
        </w:rPr>
        <w:t>有</w:t>
      </w:r>
      <w:ins w:id="1194" w:author="Administrator" w:date="2024-05-11T15:50:48Z">
        <w:r>
          <w:rPr>
            <w:rFonts w:hint="default"/>
            <w:color w:val="auto"/>
          </w:rPr>
          <w:t>开裂、起泡、软化发黏、粉化、脱胶、变色、褪色和化学析出物等现象</w:t>
        </w:r>
      </w:ins>
      <w:del w:id="1195" w:author="Administrator" w:date="2024-05-11T15:50:59Z">
        <w:r>
          <w:rPr>
            <w:rFonts w:hint="default"/>
            <w:color w:val="auto"/>
          </w:rPr>
          <w:delText>脱胶、开裂现象</w:delText>
        </w:r>
      </w:del>
      <w:del w:id="1196" w:author="Administrator" w:date="2024-05-11T15:50:59Z">
        <w:r>
          <w:rPr>
            <w:rFonts w:hint="eastAsia"/>
            <w:color w:val="auto"/>
            <w:lang w:val="en-US" w:eastAsia="zh-CN"/>
          </w:rPr>
          <w:delText>。</w:delText>
        </w:r>
      </w:del>
      <w:ins w:id="1197" w:author="Administrator" w:date="2024-05-11T15:50:59Z">
        <w:r>
          <w:rPr>
            <w:rFonts w:hint="eastAsia"/>
            <w:color w:val="auto"/>
            <w:lang w:eastAsia="zh-CN"/>
          </w:rPr>
          <w:t>，</w:t>
        </w:r>
      </w:ins>
      <w:r>
        <w:rPr>
          <w:rFonts w:hint="eastAsia"/>
          <w:color w:val="auto"/>
          <w:lang w:val="en-US" w:eastAsia="zh-CN"/>
        </w:rPr>
        <w:t>现场检测如下图所示。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bidi w:val="0"/>
        <w:ind w:leftChars="200" w:firstLine="0" w:firstLineChars="0"/>
        <w:rPr>
          <w:ins w:id="1199" w:author="Administrator" w:date="2024-05-11T15:56:15Z"/>
          <w:rFonts w:hint="default"/>
          <w:lang w:val="en-US" w:eastAsia="zh-CN"/>
        </w:rPr>
        <w:pPrChange w:id="1198" w:author="Administrator" w:date="2024-05-11T15:56:21Z">
          <w:pPr>
            <w:keepNext w:val="0"/>
            <w:keepLines w:val="0"/>
            <w:pageBreakBefore w:val="0"/>
            <w:widowControl w:val="0"/>
            <w:numPr>
              <w:ilvl w:val="0"/>
              <w:numId w:val="6"/>
            </w:numPr>
            <w:kinsoku/>
            <w:wordWrap/>
            <w:overflowPunct/>
            <w:topLinePunct w:val="0"/>
            <w:bidi w:val="0"/>
          </w:pPr>
        </w:pPrChange>
      </w:pPr>
      <w:ins w:id="1200" w:author="Administrator" w:date="2024-05-11T15:56:25Z">
        <w:r>
          <w:rPr>
            <w:rFonts w:hint="eastAsia"/>
            <w:lang w:val="en-US" w:eastAsia="zh-CN"/>
          </w:rPr>
          <w:t>（</w:t>
        </w:r>
      </w:ins>
      <w:ins w:id="1201" w:author="Administrator" w:date="2024-05-11T15:56:26Z">
        <w:r>
          <w:rPr>
            <w:rFonts w:hint="eastAsia"/>
            <w:lang w:val="en-US" w:eastAsia="zh-CN"/>
          </w:rPr>
          <w:t>2</w:t>
        </w:r>
      </w:ins>
      <w:ins w:id="1202" w:author="Administrator" w:date="2024-05-11T15:56:25Z">
        <w:r>
          <w:rPr>
            <w:rFonts w:hint="eastAsia"/>
            <w:lang w:val="en-US" w:eastAsia="zh-CN"/>
          </w:rPr>
          <w:t>）</w:t>
        </w:r>
      </w:ins>
      <w:ins w:id="1203" w:author="Administrator" w:date="2024-05-11T15:56:15Z">
        <w:r>
          <w:rPr>
            <w:rFonts w:hint="eastAsia"/>
            <w:lang w:val="en-US" w:eastAsia="zh-CN"/>
          </w:rPr>
          <w:t>硅酮结构胶及</w:t>
        </w:r>
      </w:ins>
      <w:ins w:id="1204" w:author="Administrator" w:date="2024-05-11T15:56:15Z">
        <w:r>
          <w:rPr>
            <w:rFonts w:hint="default"/>
            <w:lang w:val="en-US" w:eastAsia="zh-CN"/>
          </w:rPr>
          <w:t>密封材料</w:t>
        </w:r>
      </w:ins>
      <w:ins w:id="1205" w:author="Administrator" w:date="2024-05-11T15:56:15Z">
        <w:r>
          <w:rPr>
            <w:rFonts w:hint="eastAsia"/>
            <w:lang w:val="en-US" w:eastAsia="zh-CN"/>
          </w:rPr>
          <w:t>、</w:t>
        </w:r>
      </w:ins>
      <w:ins w:id="1206" w:author="Administrator" w:date="2024-05-11T15:56:15Z">
        <w:r>
          <w:rPr>
            <w:rFonts w:hint="default"/>
            <w:lang w:val="en-US" w:eastAsia="zh-CN"/>
          </w:rPr>
          <w:t>厚度检测</w:t>
        </w:r>
      </w:ins>
    </w:p>
    <w:p>
      <w:pPr>
        <w:bidi w:val="0"/>
        <w:jc w:val="both"/>
        <w:rPr>
          <w:ins w:id="1207" w:author="Administrator" w:date="2024-05-11T15:56:15Z"/>
          <w:rFonts w:hint="default" w:cs="Times New Roman"/>
          <w:b w:val="0"/>
          <w:bCs/>
          <w:highlight w:val="none"/>
          <w:lang w:val="en-US" w:eastAsia="zh-CN"/>
        </w:rPr>
      </w:pPr>
      <w:ins w:id="1208" w:author="Administrator" w:date="2024-05-11T15:56:15Z">
        <w:r>
          <w:rPr>
            <w:rFonts w:hint="eastAsia" w:cs="Times New Roman"/>
            <w:b w:val="0"/>
            <w:bCs/>
            <w:color w:val="auto"/>
            <w:highlight w:val="none"/>
            <w:lang w:val="en-US" w:eastAsia="zh-CN"/>
          </w:rPr>
          <w:t>选取9处密封胶</w:t>
        </w:r>
      </w:ins>
      <w:ins w:id="1209" w:author="Administrator" w:date="2024-05-11T15:56:15Z">
        <w:r>
          <w:rPr>
            <w:rFonts w:hint="eastAsia" w:cs="Times New Roman"/>
            <w:b w:val="0"/>
            <w:bCs/>
            <w:highlight w:val="none"/>
            <w:lang w:val="en-US" w:eastAsia="zh-CN"/>
          </w:rPr>
          <w:t>进行检测，</w:t>
        </w:r>
      </w:ins>
      <w:ins w:id="1210" w:author="Administrator" w:date="2024-05-11T15:56:15Z">
        <w:r>
          <w:rPr>
            <w:rFonts w:hint="default" w:ascii="Times New Roman" w:hAnsi="Times New Roman" w:cs="Times New Roman"/>
            <w:b w:val="0"/>
            <w:bCs/>
            <w:highlight w:val="none"/>
            <w:lang w:val="en-US" w:eastAsia="zh-CN"/>
          </w:rPr>
          <w:t>检测结果显示</w:t>
        </w:r>
      </w:ins>
      <w:ins w:id="1211" w:author="Administrator" w:date="2024-05-11T15:56:15Z">
        <w:r>
          <w:rPr>
            <w:rFonts w:hint="eastAsia" w:cs="Times New Roman"/>
            <w:b w:val="0"/>
            <w:bCs/>
            <w:highlight w:val="none"/>
            <w:lang w:val="en-US" w:eastAsia="zh-CN"/>
          </w:rPr>
          <w:t>，</w:t>
        </w:r>
      </w:ins>
      <w:ins w:id="1212" w:author="Administrator" w:date="2024-05-11T15:56:15Z">
        <w:r>
          <w:rPr>
            <w:rFonts w:hint="default" w:ascii="Times New Roman" w:hAnsi="Times New Roman" w:cs="Times New Roman"/>
            <w:b w:val="0"/>
            <w:bCs/>
            <w:color w:val="auto"/>
            <w:highlight w:val="none"/>
            <w:lang w:val="en-US" w:eastAsia="zh-CN"/>
          </w:rPr>
          <w:t>所检</w:t>
        </w:r>
      </w:ins>
      <w:r>
        <w:rPr>
          <w:rFonts w:hint="eastAsia" w:cs="Times New Roman"/>
          <w:b w:val="0"/>
          <w:bCs/>
          <w:color w:val="auto"/>
          <w:highlight w:val="none"/>
          <w:lang w:val="en-US" w:eastAsia="zh-CN"/>
        </w:rPr>
        <w:t>1</w:t>
      </w:r>
      <w:ins w:id="1213" w:author="Administrator" w:date="2024-05-11T15:56:15Z">
        <w:r>
          <w:rPr>
            <w:rFonts w:hint="eastAsia" w:cs="Times New Roman"/>
            <w:b w:val="0"/>
            <w:bCs/>
            <w:color w:val="auto"/>
            <w:highlight w:val="none"/>
            <w:lang w:val="en-US" w:eastAsia="zh-CN"/>
          </w:rPr>
          <w:t>9</w:t>
        </w:r>
      </w:ins>
      <w:ins w:id="1214" w:author="Administrator" w:date="2024-05-11T15:56:15Z">
        <w:r>
          <w:rPr>
            <w:rFonts w:hint="default" w:ascii="Times New Roman" w:hAnsi="Times New Roman" w:cs="Times New Roman"/>
            <w:b w:val="0"/>
            <w:bCs/>
            <w:color w:val="auto"/>
            <w:highlight w:val="none"/>
            <w:lang w:val="en-US" w:eastAsia="zh-CN"/>
          </w:rPr>
          <w:t>处</w:t>
        </w:r>
      </w:ins>
      <w:ins w:id="1215" w:author="Administrator" w:date="2024-05-11T15:56:15Z">
        <w:r>
          <w:rPr>
            <w:rFonts w:hint="eastAsia" w:cs="Times New Roman"/>
            <w:b w:val="0"/>
            <w:bCs/>
            <w:color w:val="auto"/>
            <w:highlight w:val="none"/>
            <w:lang w:val="en-US" w:eastAsia="zh-CN"/>
          </w:rPr>
          <w:t>密封胶</w:t>
        </w:r>
      </w:ins>
      <w:ins w:id="1216" w:author="Administrator" w:date="2024-05-11T15:56:15Z">
        <w:r>
          <w:rPr>
            <w:rFonts w:hint="default" w:ascii="Times New Roman" w:hAnsi="Times New Roman" w:cs="Times New Roman"/>
            <w:b w:val="0"/>
            <w:bCs/>
            <w:color w:val="auto"/>
            <w:highlight w:val="none"/>
            <w:lang w:val="en-US" w:eastAsia="zh-CN"/>
          </w:rPr>
          <w:t>中</w:t>
        </w:r>
      </w:ins>
      <w:ins w:id="1217" w:author="Administrator" w:date="2024-05-11T15:56:15Z">
        <w:r>
          <w:rPr>
            <w:rFonts w:hint="eastAsia" w:cs="Times New Roman"/>
            <w:b w:val="0"/>
            <w:bCs/>
            <w:color w:val="auto"/>
            <w:highlight w:val="none"/>
            <w:lang w:val="en-US" w:eastAsia="zh-CN"/>
          </w:rPr>
          <w:t>宽度均满足《玻璃幕墙工程技术规范》（JGJ102-2003）第4.3.9条“幕墙玻璃之间的拼接胶缝宽度应能满足玻璃和胶的变形要求，并不宜小于10mm。”的要求；密封胶表面光滑无裂隙现象，接口处厚度、颜色与其余部分一致；注胶饱满、平整、密实、无缝隙。密封胶宽度与厚度检测结果如下表所示。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left="0" w:right="0" w:firstLine="0" w:firstLineChars="0"/>
        <w:jc w:val="center"/>
        <w:textAlignment w:val="auto"/>
        <w:rPr>
          <w:ins w:id="1218" w:author="Administrator" w:date="2024-05-11T15:56:15Z"/>
          <w:rFonts w:hint="default" w:ascii="Times New Roman" w:hAnsi="Times New Roman" w:eastAsia="宋体" w:cs="Times New Roman"/>
          <w:sz w:val="24"/>
          <w:szCs w:val="24"/>
          <w:lang w:val="en-US" w:eastAsia="zh-CN" w:bidi="ar-SA"/>
        </w:rPr>
      </w:pPr>
      <w:ins w:id="1219" w:author="Administrator" w:date="2024-05-11T15:56:15Z">
        <w:r>
          <w:rPr>
            <w:rFonts w:hint="default" w:ascii="Times New Roman" w:hAnsi="Times New Roman" w:eastAsia="宋体" w:cs="Times New Roman"/>
            <w:sz w:val="24"/>
            <w:szCs w:val="24"/>
          </w:rPr>
          <w:t>表</w:t>
        </w:r>
      </w:ins>
      <w:ins w:id="1220" w:author="Administrator" w:date="2024-05-11T15:56:15Z">
        <w:r>
          <w:rPr>
            <w:rFonts w:hint="eastAsia" w:cs="Times New Roman"/>
            <w:sz w:val="24"/>
            <w:szCs w:val="24"/>
            <w:lang w:val="en-US" w:eastAsia="zh-CN"/>
          </w:rPr>
          <w:t>5</w:t>
        </w:r>
      </w:ins>
      <w:ins w:id="1221" w:author="Administrator" w:date="2024-05-11T15:56:15Z">
        <w:r>
          <w:rPr>
            <w:rFonts w:hint="default" w:ascii="Times New Roman" w:hAnsi="Times New Roman" w:eastAsia="宋体" w:cs="Times New Roman"/>
            <w:sz w:val="24"/>
            <w:szCs w:val="24"/>
          </w:rPr>
          <w:t>-</w:t>
        </w:r>
      </w:ins>
      <w:ins w:id="1222" w:author="Administrator" w:date="2024-05-11T15:56:15Z">
        <w:r>
          <w:rPr>
            <w:rFonts w:hint="eastAsia" w:cs="Times New Roman"/>
            <w:sz w:val="24"/>
            <w:szCs w:val="24"/>
            <w:lang w:val="en-US" w:eastAsia="zh-CN"/>
          </w:rPr>
          <w:t>6</w:t>
        </w:r>
      </w:ins>
      <w:ins w:id="1223" w:author="Administrator" w:date="2024-05-11T15:56:15Z">
        <w:r>
          <w:rPr>
            <w:rFonts w:hint="eastAsia" w:ascii="Times New Roman" w:hAnsi="Times New Roman" w:eastAsia="宋体" w:cs="Times New Roman"/>
            <w:sz w:val="24"/>
            <w:szCs w:val="24"/>
            <w:lang w:eastAsia="zh-CN"/>
          </w:rPr>
          <w:t>：</w:t>
        </w:r>
      </w:ins>
      <w:ins w:id="1224" w:author="Administrator" w:date="2024-05-11T15:56:15Z">
        <w:r>
          <w:rPr>
            <w:rFonts w:hint="eastAsia" w:cs="Times New Roman"/>
            <w:sz w:val="24"/>
            <w:szCs w:val="24"/>
            <w:lang w:val="en-US" w:eastAsia="zh-CN"/>
          </w:rPr>
          <w:t>玻璃幕墙</w:t>
        </w:r>
      </w:ins>
      <w:ins w:id="1225" w:author="Administrator" w:date="2024-05-11T15:56:15Z">
        <w:r>
          <w:rPr>
            <w:rFonts w:hint="default" w:ascii="Times New Roman" w:hAnsi="Times New Roman" w:eastAsia="宋体" w:cs="Times New Roman"/>
            <w:sz w:val="24"/>
            <w:szCs w:val="24"/>
            <w:lang w:val="en-US" w:eastAsia="zh-CN" w:bidi="ar-SA"/>
          </w:rPr>
          <w:t>密封材料粘结宽度</w:t>
        </w:r>
      </w:ins>
      <w:ins w:id="1226" w:author="Administrator" w:date="2024-05-11T15:56:15Z">
        <w:r>
          <w:rPr>
            <w:rFonts w:hint="eastAsia" w:cs="Times New Roman"/>
            <w:sz w:val="24"/>
            <w:szCs w:val="24"/>
            <w:lang w:val="en-US" w:eastAsia="zh-CN" w:bidi="ar-SA"/>
          </w:rPr>
          <w:t>与厚度检测结果</w:t>
        </w:r>
      </w:ins>
    </w:p>
    <w:tbl>
      <w:tblPr>
        <w:tblStyle w:val="14"/>
        <w:tblW w:w="4686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  <w:tblPrChange w:id="1227" w:author="Administrator" w:date="2024-05-14T16:45:00Z">
          <w:tblPr>
            <w:tblStyle w:val="14"/>
            <w:tblW w:w="4687" w:type="pct"/>
            <w:jc w:val="center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713"/>
        <w:gridCol w:w="1940"/>
        <w:gridCol w:w="1445"/>
        <w:gridCol w:w="1015"/>
        <w:gridCol w:w="1916"/>
        <w:gridCol w:w="1421"/>
        <w:gridCol w:w="890"/>
        <w:tblGridChange w:id="1228">
          <w:tblGrid>
            <w:gridCol w:w="715"/>
            <w:gridCol w:w="1940"/>
            <w:gridCol w:w="1445"/>
            <w:gridCol w:w="1015"/>
            <w:gridCol w:w="1916"/>
            <w:gridCol w:w="1421"/>
            <w:gridCol w:w="890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30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tblHeader/>
          <w:jc w:val="center"/>
          <w:ins w:id="1229" w:author="Administrator" w:date="2024-05-11T15:56:15Z"/>
          <w:trPrChange w:id="1230" w:author="Administrator" w:date="2024-05-14T16:45:00Z">
            <w:trPr>
              <w:cantSplit/>
              <w:trHeight w:val="454" w:hRule="atLeast"/>
              <w:tblHeader/>
              <w:jc w:val="center"/>
            </w:trPr>
          </w:trPrChange>
        </w:trPr>
        <w:tc>
          <w:tcPr>
            <w:tcW w:w="382" w:type="pct"/>
            <w:noWrap w:val="0"/>
            <w:vAlign w:val="center"/>
            <w:tcPrChange w:id="1231" w:author="Administrator" w:date="2024-05-14T16:45:00Z">
              <w:tcPr>
                <w:tcW w:w="383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232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233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序号</w:t>
              </w:r>
            </w:ins>
          </w:p>
        </w:tc>
        <w:tc>
          <w:tcPr>
            <w:tcW w:w="1038" w:type="pct"/>
            <w:noWrap w:val="0"/>
            <w:vAlign w:val="center"/>
            <w:tcPrChange w:id="1234" w:author="Administrator" w:date="2024-05-14T16:45:00Z">
              <w:tcPr>
                <w:tcW w:w="1038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235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236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位置</w:t>
              </w:r>
            </w:ins>
          </w:p>
        </w:tc>
        <w:tc>
          <w:tcPr>
            <w:tcW w:w="1316" w:type="pct"/>
            <w:gridSpan w:val="2"/>
            <w:noWrap w:val="0"/>
            <w:vAlign w:val="center"/>
            <w:tcPrChange w:id="1237" w:author="Administrator" w:date="2024-05-14T16:45:00Z">
              <w:tcPr>
                <w:tcW w:w="1316" w:type="pct"/>
                <w:gridSpan w:val="2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238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239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检测项</w:t>
              </w:r>
            </w:ins>
          </w:p>
        </w:tc>
        <w:tc>
          <w:tcPr>
            <w:tcW w:w="1025" w:type="pct"/>
            <w:noWrap w:val="0"/>
            <w:vAlign w:val="center"/>
            <w:tcPrChange w:id="1240" w:author="Administrator" w:date="2024-05-14T16:45:00Z">
              <w:tcPr>
                <w:tcW w:w="1025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241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242" w:author="Administrator" w:date="2024-05-11T15:56:15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技术</w:t>
              </w:r>
            </w:ins>
            <w:ins w:id="1243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要求</w:t>
              </w:r>
            </w:ins>
          </w:p>
        </w:tc>
        <w:tc>
          <w:tcPr>
            <w:tcW w:w="760" w:type="pct"/>
            <w:noWrap w:val="0"/>
            <w:vAlign w:val="center"/>
            <w:tcPrChange w:id="1244" w:author="Administrator" w:date="2024-05-14T16:45:00Z">
              <w:tcPr>
                <w:tcW w:w="760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245" w:author="Administrator" w:date="2024-05-11T15:56:15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246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检测结果</w:t>
              </w:r>
            </w:ins>
          </w:p>
        </w:tc>
        <w:tc>
          <w:tcPr>
            <w:tcW w:w="476" w:type="pct"/>
            <w:noWrap w:val="0"/>
            <w:vAlign w:val="center"/>
            <w:tcPrChange w:id="1247" w:author="Administrator" w:date="2024-05-14T16:45:00Z">
              <w:tcPr>
                <w:tcW w:w="476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248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249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判定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51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250" w:author="Administrator" w:date="2024-05-11T15:56:15Z"/>
          <w:trPrChange w:id="1251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restart"/>
            <w:noWrap w:val="0"/>
            <w:vAlign w:val="center"/>
            <w:tcPrChange w:id="1252" w:author="Administrator" w:date="2024-05-14T16:45:00Z">
              <w:tcPr>
                <w:tcW w:w="383" w:type="pct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253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254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1</w:t>
              </w:r>
            </w:ins>
          </w:p>
        </w:tc>
        <w:tc>
          <w:tcPr>
            <w:tcW w:w="1940" w:type="dxa"/>
            <w:vMerge w:val="restart"/>
            <w:noWrap w:val="0"/>
            <w:vAlign w:val="center"/>
            <w:tcPrChange w:id="1255" w:author="Administrator" w:date="2024-05-14T16:45:00Z">
              <w:tcPr>
                <w:tcW w:w="1038" w:type="pct"/>
                <w:vMerge w:val="restar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256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highlight w:val="none"/>
                <w:lang w:val="en-US" w:eastAsia="zh-CN"/>
              </w:rPr>
              <w:t>二层南面西起第三处</w:t>
            </w:r>
          </w:p>
        </w:tc>
        <w:tc>
          <w:tcPr>
            <w:tcW w:w="773" w:type="pct"/>
            <w:vMerge w:val="restart"/>
            <w:noWrap w:val="0"/>
            <w:vAlign w:val="center"/>
            <w:tcPrChange w:id="1257" w:author="Administrator" w:date="2024-05-14T16:45:00Z">
              <w:tcPr>
                <w:tcW w:w="773" w:type="pct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258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259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注胶尺寸</w:t>
              </w:r>
            </w:ins>
          </w:p>
        </w:tc>
        <w:tc>
          <w:tcPr>
            <w:tcW w:w="543" w:type="pct"/>
            <w:noWrap w:val="0"/>
            <w:vAlign w:val="center"/>
            <w:tcPrChange w:id="1260" w:author="Administrator" w:date="2024-05-14T16:45:00Z">
              <w:tcPr>
                <w:tcW w:w="543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261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262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宽度</w:t>
              </w:r>
            </w:ins>
          </w:p>
        </w:tc>
        <w:tc>
          <w:tcPr>
            <w:tcW w:w="1025" w:type="pct"/>
            <w:noWrap w:val="0"/>
            <w:vAlign w:val="center"/>
            <w:tcPrChange w:id="1263" w:author="Administrator" w:date="2024-05-14T16:45:00Z">
              <w:tcPr>
                <w:tcW w:w="1025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264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265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/</w:t>
              </w:r>
            </w:ins>
          </w:p>
        </w:tc>
        <w:tc>
          <w:tcPr>
            <w:tcW w:w="760" w:type="pct"/>
            <w:noWrap w:val="0"/>
            <w:vAlign w:val="center"/>
            <w:tcPrChange w:id="1266" w:author="Administrator" w:date="2024-05-14T16:45:00Z">
              <w:tcPr>
                <w:tcW w:w="760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267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268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11.2</w:t>
              </w:r>
            </w:ins>
          </w:p>
        </w:tc>
        <w:tc>
          <w:tcPr>
            <w:tcW w:w="476" w:type="pct"/>
            <w:noWrap w:val="0"/>
            <w:vAlign w:val="center"/>
            <w:tcPrChange w:id="1269" w:author="Administrator" w:date="2024-05-14T16:45:00Z">
              <w:tcPr>
                <w:tcW w:w="476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270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271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/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73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272" w:author="Administrator" w:date="2024-05-11T15:56:15Z"/>
          <w:trPrChange w:id="1273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continue"/>
            <w:noWrap w:val="0"/>
            <w:vAlign w:val="center"/>
            <w:tcPrChange w:id="1274" w:author="Administrator" w:date="2024-05-14T16:45:00Z">
              <w:tcPr>
                <w:tcW w:w="383" w:type="pct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275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038" w:type="pct"/>
            <w:vMerge w:val="continue"/>
            <w:noWrap w:val="0"/>
            <w:vAlign w:val="center"/>
            <w:tcPrChange w:id="1276" w:author="Administrator" w:date="2024-05-14T16:45:00Z">
              <w:tcPr>
                <w:tcW w:w="1038" w:type="pct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277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773" w:type="pct"/>
            <w:vMerge w:val="continue"/>
            <w:noWrap w:val="0"/>
            <w:vAlign w:val="center"/>
            <w:tcPrChange w:id="1278" w:author="Administrator" w:date="2024-05-14T16:45:00Z">
              <w:tcPr>
                <w:tcW w:w="773" w:type="pct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279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543" w:type="pct"/>
            <w:noWrap w:val="0"/>
            <w:vAlign w:val="center"/>
            <w:tcPrChange w:id="1280" w:author="Administrator" w:date="2024-05-14T16:45:00Z">
              <w:tcPr>
                <w:tcW w:w="543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281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282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厚度</w:t>
              </w:r>
            </w:ins>
          </w:p>
        </w:tc>
        <w:tc>
          <w:tcPr>
            <w:tcW w:w="1025" w:type="pct"/>
            <w:noWrap w:val="0"/>
            <w:vAlign w:val="center"/>
            <w:tcPrChange w:id="1283" w:author="Administrator" w:date="2024-05-14T16:45:00Z">
              <w:tcPr>
                <w:tcW w:w="1025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284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285" w:author="Administrator" w:date="2024-05-11T15:56:15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/</w:t>
              </w:r>
            </w:ins>
          </w:p>
        </w:tc>
        <w:tc>
          <w:tcPr>
            <w:tcW w:w="760" w:type="pct"/>
            <w:noWrap w:val="0"/>
            <w:vAlign w:val="center"/>
            <w:tcPrChange w:id="1286" w:author="Administrator" w:date="2024-05-14T16:45:00Z">
              <w:tcPr>
                <w:tcW w:w="760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287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288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9.3</w:t>
              </w:r>
            </w:ins>
          </w:p>
        </w:tc>
        <w:tc>
          <w:tcPr>
            <w:tcW w:w="476" w:type="pct"/>
            <w:noWrap w:val="0"/>
            <w:vAlign w:val="center"/>
            <w:tcPrChange w:id="1289" w:author="Administrator" w:date="2024-05-14T16:45:00Z">
              <w:tcPr>
                <w:tcW w:w="476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290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291" w:author="Administrator" w:date="2024-05-11T15:56:15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/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293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292" w:author="Administrator" w:date="2024-05-11T15:56:15Z"/>
          <w:trPrChange w:id="1293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restart"/>
            <w:noWrap w:val="0"/>
            <w:vAlign w:val="center"/>
            <w:tcPrChange w:id="1294" w:author="Administrator" w:date="2024-05-14T16:45:00Z">
              <w:tcPr>
                <w:tcW w:w="383" w:type="pct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295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296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2</w:t>
              </w:r>
            </w:ins>
          </w:p>
        </w:tc>
        <w:tc>
          <w:tcPr>
            <w:tcW w:w="1940" w:type="dxa"/>
            <w:vMerge w:val="restart"/>
            <w:noWrap w:val="0"/>
            <w:vAlign w:val="center"/>
            <w:tcPrChange w:id="1297" w:author="Administrator" w:date="2024-05-14T16:45:00Z">
              <w:tcPr>
                <w:tcW w:w="1038" w:type="pct"/>
                <w:vMerge w:val="restar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298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highlight w:val="none"/>
                <w:lang w:val="en-US" w:eastAsia="zh-CN"/>
              </w:rPr>
              <w:t>二层南面西起第七处</w:t>
            </w:r>
          </w:p>
        </w:tc>
        <w:tc>
          <w:tcPr>
            <w:tcW w:w="773" w:type="pct"/>
            <w:vMerge w:val="restart"/>
            <w:noWrap w:val="0"/>
            <w:vAlign w:val="center"/>
            <w:tcPrChange w:id="1299" w:author="Administrator" w:date="2024-05-14T16:45:00Z">
              <w:tcPr>
                <w:tcW w:w="773" w:type="pct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300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301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注胶尺寸</w:t>
              </w:r>
            </w:ins>
          </w:p>
        </w:tc>
        <w:tc>
          <w:tcPr>
            <w:tcW w:w="543" w:type="pct"/>
            <w:noWrap w:val="0"/>
            <w:vAlign w:val="center"/>
            <w:tcPrChange w:id="1302" w:author="Administrator" w:date="2024-05-14T16:45:00Z">
              <w:tcPr>
                <w:tcW w:w="543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303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304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宽度</w:t>
              </w:r>
            </w:ins>
          </w:p>
        </w:tc>
        <w:tc>
          <w:tcPr>
            <w:tcW w:w="1025" w:type="pct"/>
            <w:noWrap w:val="0"/>
            <w:vAlign w:val="center"/>
            <w:tcPrChange w:id="1305" w:author="Administrator" w:date="2024-05-14T16:45:00Z">
              <w:tcPr>
                <w:tcW w:w="1025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306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307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/</w:t>
              </w:r>
            </w:ins>
          </w:p>
        </w:tc>
        <w:tc>
          <w:tcPr>
            <w:tcW w:w="760" w:type="pct"/>
            <w:noWrap w:val="0"/>
            <w:vAlign w:val="center"/>
            <w:tcPrChange w:id="1308" w:author="Administrator" w:date="2024-05-14T16:45:00Z">
              <w:tcPr>
                <w:tcW w:w="760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309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310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10.9</w:t>
              </w:r>
            </w:ins>
          </w:p>
        </w:tc>
        <w:tc>
          <w:tcPr>
            <w:tcW w:w="476" w:type="pct"/>
            <w:noWrap w:val="0"/>
            <w:vAlign w:val="center"/>
            <w:tcPrChange w:id="1311" w:author="Administrator" w:date="2024-05-14T16:45:00Z">
              <w:tcPr>
                <w:tcW w:w="476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312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313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/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15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314" w:author="Administrator" w:date="2024-05-11T15:56:15Z"/>
          <w:trPrChange w:id="1315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continue"/>
            <w:noWrap w:val="0"/>
            <w:vAlign w:val="center"/>
            <w:tcPrChange w:id="1316" w:author="Administrator" w:date="2024-05-14T16:45:00Z">
              <w:tcPr>
                <w:tcW w:w="383" w:type="pct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317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038" w:type="pct"/>
            <w:vMerge w:val="continue"/>
            <w:noWrap w:val="0"/>
            <w:vAlign w:val="center"/>
            <w:tcPrChange w:id="1318" w:author="Administrator" w:date="2024-05-14T16:45:00Z">
              <w:tcPr>
                <w:tcW w:w="1038" w:type="pct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319" w:author="Administrator" w:date="2024-05-11T15:56:15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773" w:type="pct"/>
            <w:vMerge w:val="continue"/>
            <w:noWrap w:val="0"/>
            <w:vAlign w:val="center"/>
            <w:tcPrChange w:id="1320" w:author="Administrator" w:date="2024-05-14T16:45:00Z">
              <w:tcPr>
                <w:tcW w:w="773" w:type="pct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321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543" w:type="pct"/>
            <w:noWrap w:val="0"/>
            <w:vAlign w:val="center"/>
            <w:tcPrChange w:id="1322" w:author="Administrator" w:date="2024-05-14T16:45:00Z">
              <w:tcPr>
                <w:tcW w:w="543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323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324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厚度</w:t>
              </w:r>
            </w:ins>
          </w:p>
        </w:tc>
        <w:tc>
          <w:tcPr>
            <w:tcW w:w="1025" w:type="pct"/>
            <w:noWrap w:val="0"/>
            <w:vAlign w:val="center"/>
            <w:tcPrChange w:id="1325" w:author="Administrator" w:date="2024-05-14T16:45:00Z">
              <w:tcPr>
                <w:tcW w:w="1025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326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327" w:author="Administrator" w:date="2024-05-11T15:56:15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/</w:t>
              </w:r>
            </w:ins>
          </w:p>
        </w:tc>
        <w:tc>
          <w:tcPr>
            <w:tcW w:w="760" w:type="pct"/>
            <w:noWrap w:val="0"/>
            <w:vAlign w:val="center"/>
            <w:tcPrChange w:id="1328" w:author="Administrator" w:date="2024-05-14T16:45:00Z">
              <w:tcPr>
                <w:tcW w:w="760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329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330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9.1</w:t>
              </w:r>
            </w:ins>
          </w:p>
        </w:tc>
        <w:tc>
          <w:tcPr>
            <w:tcW w:w="476" w:type="pct"/>
            <w:noWrap w:val="0"/>
            <w:vAlign w:val="center"/>
            <w:tcPrChange w:id="1331" w:author="Administrator" w:date="2024-05-14T16:45:00Z">
              <w:tcPr>
                <w:tcW w:w="476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332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333" w:author="Administrator" w:date="2024-05-11T15:56:15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/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35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334" w:author="Administrator" w:date="2024-05-11T15:56:15Z"/>
          <w:trPrChange w:id="1335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restart"/>
            <w:noWrap w:val="0"/>
            <w:vAlign w:val="center"/>
            <w:tcPrChange w:id="1336" w:author="Administrator" w:date="2024-05-14T16:45:00Z">
              <w:tcPr>
                <w:tcW w:w="383" w:type="pct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337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338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3</w:t>
              </w:r>
            </w:ins>
          </w:p>
        </w:tc>
        <w:tc>
          <w:tcPr>
            <w:tcW w:w="1940" w:type="dxa"/>
            <w:vMerge w:val="restart"/>
            <w:noWrap w:val="0"/>
            <w:vAlign w:val="center"/>
            <w:tcPrChange w:id="1339" w:author="Administrator" w:date="2024-05-14T16:45:00Z">
              <w:tcPr>
                <w:tcW w:w="1038" w:type="pct"/>
                <w:vMerge w:val="restar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340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highlight w:val="none"/>
                <w:lang w:val="en-US" w:eastAsia="zh-CN"/>
              </w:rPr>
              <w:t>二层西面南起第七处</w:t>
            </w:r>
          </w:p>
        </w:tc>
        <w:tc>
          <w:tcPr>
            <w:tcW w:w="773" w:type="pct"/>
            <w:vMerge w:val="restart"/>
            <w:noWrap w:val="0"/>
            <w:vAlign w:val="center"/>
            <w:tcPrChange w:id="1341" w:author="Administrator" w:date="2024-05-14T16:45:00Z">
              <w:tcPr>
                <w:tcW w:w="773" w:type="pct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342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343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注胶尺寸</w:t>
              </w:r>
            </w:ins>
          </w:p>
        </w:tc>
        <w:tc>
          <w:tcPr>
            <w:tcW w:w="543" w:type="pct"/>
            <w:noWrap w:val="0"/>
            <w:vAlign w:val="center"/>
            <w:tcPrChange w:id="1344" w:author="Administrator" w:date="2024-05-14T16:45:00Z">
              <w:tcPr>
                <w:tcW w:w="543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345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346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宽度</w:t>
              </w:r>
            </w:ins>
          </w:p>
        </w:tc>
        <w:tc>
          <w:tcPr>
            <w:tcW w:w="1025" w:type="pct"/>
            <w:noWrap w:val="0"/>
            <w:vAlign w:val="center"/>
            <w:tcPrChange w:id="1347" w:author="Administrator" w:date="2024-05-14T16:45:00Z">
              <w:tcPr>
                <w:tcW w:w="1025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348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349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/</w:t>
              </w:r>
            </w:ins>
          </w:p>
        </w:tc>
        <w:tc>
          <w:tcPr>
            <w:tcW w:w="760" w:type="pct"/>
            <w:noWrap w:val="0"/>
            <w:vAlign w:val="center"/>
            <w:tcPrChange w:id="1350" w:author="Administrator" w:date="2024-05-14T16:45:00Z">
              <w:tcPr>
                <w:tcW w:w="760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351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352" w:author="Administrator" w:date="2024-05-11T15:56:15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1</w:t>
              </w:r>
            </w:ins>
            <w:ins w:id="1353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0.6</w:t>
              </w:r>
            </w:ins>
          </w:p>
        </w:tc>
        <w:tc>
          <w:tcPr>
            <w:tcW w:w="476" w:type="pct"/>
            <w:noWrap w:val="0"/>
            <w:vAlign w:val="center"/>
            <w:tcPrChange w:id="1354" w:author="Administrator" w:date="2024-05-14T16:45:00Z">
              <w:tcPr>
                <w:tcW w:w="476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355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356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/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58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357" w:author="Administrator" w:date="2024-05-11T15:56:15Z"/>
          <w:trPrChange w:id="1358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continue"/>
            <w:noWrap w:val="0"/>
            <w:vAlign w:val="center"/>
            <w:tcPrChange w:id="1359" w:author="Administrator" w:date="2024-05-14T16:45:00Z">
              <w:tcPr>
                <w:tcW w:w="383" w:type="pct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360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038" w:type="pct"/>
            <w:vMerge w:val="continue"/>
            <w:noWrap w:val="0"/>
            <w:vAlign w:val="center"/>
            <w:tcPrChange w:id="1361" w:author="Administrator" w:date="2024-05-14T16:45:00Z">
              <w:tcPr>
                <w:tcW w:w="1038" w:type="pct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362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773" w:type="pct"/>
            <w:vMerge w:val="continue"/>
            <w:noWrap w:val="0"/>
            <w:vAlign w:val="center"/>
            <w:tcPrChange w:id="1363" w:author="Administrator" w:date="2024-05-14T16:45:00Z">
              <w:tcPr>
                <w:tcW w:w="773" w:type="pct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364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543" w:type="pct"/>
            <w:noWrap w:val="0"/>
            <w:vAlign w:val="center"/>
            <w:tcPrChange w:id="1365" w:author="Administrator" w:date="2024-05-14T16:45:00Z">
              <w:tcPr>
                <w:tcW w:w="543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366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367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厚度</w:t>
              </w:r>
            </w:ins>
          </w:p>
        </w:tc>
        <w:tc>
          <w:tcPr>
            <w:tcW w:w="1025" w:type="pct"/>
            <w:noWrap w:val="0"/>
            <w:vAlign w:val="center"/>
            <w:tcPrChange w:id="1368" w:author="Administrator" w:date="2024-05-14T16:45:00Z">
              <w:tcPr>
                <w:tcW w:w="1025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369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370" w:author="Administrator" w:date="2024-05-11T15:56:15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/</w:t>
              </w:r>
            </w:ins>
          </w:p>
        </w:tc>
        <w:tc>
          <w:tcPr>
            <w:tcW w:w="760" w:type="pct"/>
            <w:noWrap w:val="0"/>
            <w:vAlign w:val="center"/>
            <w:tcPrChange w:id="1371" w:author="Administrator" w:date="2024-05-14T16:45:00Z">
              <w:tcPr>
                <w:tcW w:w="760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372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373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9.3</w:t>
              </w:r>
            </w:ins>
          </w:p>
        </w:tc>
        <w:tc>
          <w:tcPr>
            <w:tcW w:w="476" w:type="pct"/>
            <w:noWrap w:val="0"/>
            <w:vAlign w:val="center"/>
            <w:tcPrChange w:id="1374" w:author="Administrator" w:date="2024-05-14T16:45:00Z">
              <w:tcPr>
                <w:tcW w:w="476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375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376" w:author="Administrator" w:date="2024-05-11T15:56:15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/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378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377" w:author="Administrator" w:date="2024-05-11T15:56:15Z"/>
          <w:trPrChange w:id="1378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restart"/>
            <w:noWrap w:val="0"/>
            <w:vAlign w:val="center"/>
            <w:tcPrChange w:id="1379" w:author="Administrator" w:date="2024-05-14T16:45:00Z">
              <w:tcPr>
                <w:tcW w:w="383" w:type="pct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380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381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4</w:t>
              </w:r>
            </w:ins>
          </w:p>
        </w:tc>
        <w:tc>
          <w:tcPr>
            <w:tcW w:w="1940" w:type="dxa"/>
            <w:vMerge w:val="restart"/>
            <w:noWrap w:val="0"/>
            <w:vAlign w:val="center"/>
            <w:tcPrChange w:id="1382" w:author="Administrator" w:date="2024-05-14T16:45:00Z">
              <w:tcPr>
                <w:tcW w:w="1038" w:type="pct"/>
                <w:vMerge w:val="restar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383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三层西面南起第二处</w:t>
            </w:r>
          </w:p>
        </w:tc>
        <w:tc>
          <w:tcPr>
            <w:tcW w:w="773" w:type="pct"/>
            <w:vMerge w:val="restart"/>
            <w:noWrap w:val="0"/>
            <w:vAlign w:val="center"/>
            <w:tcPrChange w:id="1384" w:author="Administrator" w:date="2024-05-14T16:45:00Z">
              <w:tcPr>
                <w:tcW w:w="773" w:type="pct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385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386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注胶尺寸</w:t>
              </w:r>
            </w:ins>
          </w:p>
        </w:tc>
        <w:tc>
          <w:tcPr>
            <w:tcW w:w="543" w:type="pct"/>
            <w:noWrap w:val="0"/>
            <w:vAlign w:val="center"/>
            <w:tcPrChange w:id="1387" w:author="Administrator" w:date="2024-05-14T16:45:00Z">
              <w:tcPr>
                <w:tcW w:w="543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388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389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宽度</w:t>
              </w:r>
            </w:ins>
          </w:p>
        </w:tc>
        <w:tc>
          <w:tcPr>
            <w:tcW w:w="1025" w:type="pct"/>
            <w:noWrap w:val="0"/>
            <w:vAlign w:val="center"/>
            <w:tcPrChange w:id="1390" w:author="Administrator" w:date="2024-05-14T16:45:00Z">
              <w:tcPr>
                <w:tcW w:w="1025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391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392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/</w:t>
              </w:r>
            </w:ins>
          </w:p>
        </w:tc>
        <w:tc>
          <w:tcPr>
            <w:tcW w:w="760" w:type="pct"/>
            <w:noWrap w:val="0"/>
            <w:vAlign w:val="center"/>
            <w:tcPrChange w:id="1393" w:author="Administrator" w:date="2024-05-14T16:45:00Z">
              <w:tcPr>
                <w:tcW w:w="760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394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395" w:author="Administrator" w:date="2024-05-11T15:56:15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1</w:t>
              </w:r>
            </w:ins>
            <w:ins w:id="1396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1.2</w:t>
              </w:r>
            </w:ins>
          </w:p>
        </w:tc>
        <w:tc>
          <w:tcPr>
            <w:tcW w:w="476" w:type="pct"/>
            <w:noWrap w:val="0"/>
            <w:vAlign w:val="center"/>
            <w:tcPrChange w:id="1397" w:author="Administrator" w:date="2024-05-14T16:45:00Z">
              <w:tcPr>
                <w:tcW w:w="476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398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399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/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01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400" w:author="Administrator" w:date="2024-05-11T15:56:15Z"/>
          <w:trPrChange w:id="1401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continue"/>
            <w:noWrap w:val="0"/>
            <w:vAlign w:val="center"/>
            <w:tcPrChange w:id="1402" w:author="Administrator" w:date="2024-05-14T16:45:00Z">
              <w:tcPr>
                <w:tcW w:w="383" w:type="pct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403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038" w:type="pct"/>
            <w:vMerge w:val="continue"/>
            <w:noWrap w:val="0"/>
            <w:vAlign w:val="center"/>
            <w:tcPrChange w:id="1404" w:author="Administrator" w:date="2024-05-14T16:45:00Z">
              <w:tcPr>
                <w:tcW w:w="1038" w:type="pct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405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773" w:type="pct"/>
            <w:vMerge w:val="continue"/>
            <w:noWrap w:val="0"/>
            <w:vAlign w:val="center"/>
            <w:tcPrChange w:id="1406" w:author="Administrator" w:date="2024-05-14T16:45:00Z">
              <w:tcPr>
                <w:tcW w:w="773" w:type="pct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407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543" w:type="pct"/>
            <w:noWrap w:val="0"/>
            <w:vAlign w:val="center"/>
            <w:tcPrChange w:id="1408" w:author="Administrator" w:date="2024-05-14T16:45:00Z">
              <w:tcPr>
                <w:tcW w:w="543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409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410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厚度</w:t>
              </w:r>
            </w:ins>
          </w:p>
        </w:tc>
        <w:tc>
          <w:tcPr>
            <w:tcW w:w="1025" w:type="pct"/>
            <w:noWrap w:val="0"/>
            <w:vAlign w:val="center"/>
            <w:tcPrChange w:id="1411" w:author="Administrator" w:date="2024-05-14T16:45:00Z">
              <w:tcPr>
                <w:tcW w:w="1025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412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413" w:author="Administrator" w:date="2024-05-11T15:56:15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/</w:t>
              </w:r>
            </w:ins>
          </w:p>
        </w:tc>
        <w:tc>
          <w:tcPr>
            <w:tcW w:w="760" w:type="pct"/>
            <w:noWrap w:val="0"/>
            <w:vAlign w:val="center"/>
            <w:tcPrChange w:id="1414" w:author="Administrator" w:date="2024-05-14T16:45:00Z">
              <w:tcPr>
                <w:tcW w:w="760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415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416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9.2</w:t>
              </w:r>
            </w:ins>
          </w:p>
        </w:tc>
        <w:tc>
          <w:tcPr>
            <w:tcW w:w="476" w:type="pct"/>
            <w:noWrap w:val="0"/>
            <w:vAlign w:val="center"/>
            <w:tcPrChange w:id="1417" w:author="Administrator" w:date="2024-05-14T16:45:00Z">
              <w:tcPr>
                <w:tcW w:w="476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418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419" w:author="Administrator" w:date="2024-05-11T15:56:15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/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21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420" w:author="Administrator" w:date="2024-05-11T15:56:15Z"/>
          <w:trPrChange w:id="1421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restart"/>
            <w:noWrap w:val="0"/>
            <w:vAlign w:val="center"/>
            <w:tcPrChange w:id="1422" w:author="Administrator" w:date="2024-05-14T16:45:00Z">
              <w:tcPr>
                <w:tcW w:w="383" w:type="pct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423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424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5</w:t>
              </w:r>
            </w:ins>
          </w:p>
        </w:tc>
        <w:tc>
          <w:tcPr>
            <w:tcW w:w="1940" w:type="dxa"/>
            <w:vMerge w:val="restart"/>
            <w:noWrap w:val="0"/>
            <w:vAlign w:val="center"/>
            <w:tcPrChange w:id="1425" w:author="Administrator" w:date="2024-05-14T16:45:00Z">
              <w:tcPr>
                <w:tcW w:w="1038" w:type="pct"/>
                <w:vMerge w:val="restar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426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三层南面东起第二处</w:t>
            </w:r>
          </w:p>
        </w:tc>
        <w:tc>
          <w:tcPr>
            <w:tcW w:w="773" w:type="pct"/>
            <w:vMerge w:val="restart"/>
            <w:noWrap w:val="0"/>
            <w:vAlign w:val="center"/>
            <w:tcPrChange w:id="1427" w:author="Administrator" w:date="2024-05-14T16:45:00Z">
              <w:tcPr>
                <w:tcW w:w="773" w:type="pct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428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429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注胶尺寸</w:t>
              </w:r>
            </w:ins>
          </w:p>
        </w:tc>
        <w:tc>
          <w:tcPr>
            <w:tcW w:w="543" w:type="pct"/>
            <w:noWrap w:val="0"/>
            <w:vAlign w:val="center"/>
            <w:tcPrChange w:id="1430" w:author="Administrator" w:date="2024-05-14T16:45:00Z">
              <w:tcPr>
                <w:tcW w:w="543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431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432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宽度</w:t>
              </w:r>
            </w:ins>
          </w:p>
        </w:tc>
        <w:tc>
          <w:tcPr>
            <w:tcW w:w="1025" w:type="pct"/>
            <w:noWrap w:val="0"/>
            <w:vAlign w:val="center"/>
            <w:tcPrChange w:id="1433" w:author="Administrator" w:date="2024-05-14T16:45:00Z">
              <w:tcPr>
                <w:tcW w:w="1025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434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435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/</w:t>
              </w:r>
            </w:ins>
          </w:p>
        </w:tc>
        <w:tc>
          <w:tcPr>
            <w:tcW w:w="760" w:type="pct"/>
            <w:noWrap w:val="0"/>
            <w:vAlign w:val="center"/>
            <w:tcPrChange w:id="1436" w:author="Administrator" w:date="2024-05-14T16:45:00Z">
              <w:tcPr>
                <w:tcW w:w="760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437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438" w:author="Administrator" w:date="2024-05-11T15:56:15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1</w:t>
              </w:r>
            </w:ins>
            <w:ins w:id="1439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1.8</w:t>
              </w:r>
            </w:ins>
          </w:p>
        </w:tc>
        <w:tc>
          <w:tcPr>
            <w:tcW w:w="476" w:type="pct"/>
            <w:noWrap w:val="0"/>
            <w:vAlign w:val="center"/>
            <w:tcPrChange w:id="1440" w:author="Administrator" w:date="2024-05-14T16:45:00Z">
              <w:tcPr>
                <w:tcW w:w="476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441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442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/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44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443" w:author="Administrator" w:date="2024-05-11T15:56:15Z"/>
          <w:trPrChange w:id="1444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continue"/>
            <w:noWrap w:val="0"/>
            <w:vAlign w:val="center"/>
            <w:tcPrChange w:id="1445" w:author="Administrator" w:date="2024-05-14T16:45:00Z">
              <w:tcPr>
                <w:tcW w:w="383" w:type="pct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446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038" w:type="pct"/>
            <w:vMerge w:val="continue"/>
            <w:noWrap w:val="0"/>
            <w:vAlign w:val="center"/>
            <w:tcPrChange w:id="1447" w:author="Administrator" w:date="2024-05-14T16:45:00Z">
              <w:tcPr>
                <w:tcW w:w="1038" w:type="pct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448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773" w:type="pct"/>
            <w:vMerge w:val="continue"/>
            <w:noWrap w:val="0"/>
            <w:vAlign w:val="center"/>
            <w:tcPrChange w:id="1449" w:author="Administrator" w:date="2024-05-14T16:45:00Z">
              <w:tcPr>
                <w:tcW w:w="773" w:type="pct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450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543" w:type="pct"/>
            <w:noWrap w:val="0"/>
            <w:vAlign w:val="center"/>
            <w:tcPrChange w:id="1451" w:author="Administrator" w:date="2024-05-14T16:45:00Z">
              <w:tcPr>
                <w:tcW w:w="543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452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453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厚度</w:t>
              </w:r>
            </w:ins>
          </w:p>
        </w:tc>
        <w:tc>
          <w:tcPr>
            <w:tcW w:w="1025" w:type="pct"/>
            <w:noWrap w:val="0"/>
            <w:vAlign w:val="center"/>
            <w:tcPrChange w:id="1454" w:author="Administrator" w:date="2024-05-14T16:45:00Z">
              <w:tcPr>
                <w:tcW w:w="1025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455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456" w:author="Administrator" w:date="2024-05-11T15:56:15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/</w:t>
              </w:r>
            </w:ins>
          </w:p>
        </w:tc>
        <w:tc>
          <w:tcPr>
            <w:tcW w:w="760" w:type="pct"/>
            <w:noWrap w:val="0"/>
            <w:vAlign w:val="center"/>
            <w:tcPrChange w:id="1457" w:author="Administrator" w:date="2024-05-14T16:45:00Z">
              <w:tcPr>
                <w:tcW w:w="760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458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459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9.3</w:t>
              </w:r>
            </w:ins>
          </w:p>
        </w:tc>
        <w:tc>
          <w:tcPr>
            <w:tcW w:w="476" w:type="pct"/>
            <w:noWrap w:val="0"/>
            <w:vAlign w:val="center"/>
            <w:tcPrChange w:id="1460" w:author="Administrator" w:date="2024-05-14T16:45:00Z">
              <w:tcPr>
                <w:tcW w:w="476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461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462" w:author="Administrator" w:date="2024-05-11T15:56:15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/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64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463" w:author="Administrator" w:date="2024-05-11T15:56:15Z"/>
          <w:trPrChange w:id="1464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restart"/>
            <w:noWrap w:val="0"/>
            <w:vAlign w:val="center"/>
            <w:tcPrChange w:id="1465" w:author="Administrator" w:date="2024-05-14T16:45:00Z">
              <w:tcPr>
                <w:tcW w:w="383" w:type="pct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466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467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6</w:t>
              </w:r>
            </w:ins>
          </w:p>
        </w:tc>
        <w:tc>
          <w:tcPr>
            <w:tcW w:w="1940" w:type="dxa"/>
            <w:vMerge w:val="restart"/>
            <w:noWrap w:val="0"/>
            <w:vAlign w:val="center"/>
            <w:tcPrChange w:id="1468" w:author="Administrator" w:date="2024-05-14T16:45:00Z">
              <w:tcPr>
                <w:tcW w:w="1038" w:type="pct"/>
                <w:vMerge w:val="restar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469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三层南面东起第六处</w:t>
            </w:r>
          </w:p>
        </w:tc>
        <w:tc>
          <w:tcPr>
            <w:tcW w:w="773" w:type="pct"/>
            <w:vMerge w:val="restart"/>
            <w:noWrap w:val="0"/>
            <w:vAlign w:val="center"/>
            <w:tcPrChange w:id="1470" w:author="Administrator" w:date="2024-05-14T16:45:00Z">
              <w:tcPr>
                <w:tcW w:w="773" w:type="pct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471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472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注胶尺寸</w:t>
              </w:r>
            </w:ins>
          </w:p>
        </w:tc>
        <w:tc>
          <w:tcPr>
            <w:tcW w:w="543" w:type="pct"/>
            <w:noWrap w:val="0"/>
            <w:vAlign w:val="center"/>
            <w:tcPrChange w:id="1473" w:author="Administrator" w:date="2024-05-14T16:45:00Z">
              <w:tcPr>
                <w:tcW w:w="543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474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475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宽度</w:t>
              </w:r>
            </w:ins>
          </w:p>
        </w:tc>
        <w:tc>
          <w:tcPr>
            <w:tcW w:w="1025" w:type="pct"/>
            <w:noWrap w:val="0"/>
            <w:vAlign w:val="center"/>
            <w:tcPrChange w:id="1476" w:author="Administrator" w:date="2024-05-14T16:45:00Z">
              <w:tcPr>
                <w:tcW w:w="1025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477" w:author="Administrator" w:date="2024-05-11T15:56:15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478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/</w:t>
              </w:r>
            </w:ins>
          </w:p>
        </w:tc>
        <w:tc>
          <w:tcPr>
            <w:tcW w:w="760" w:type="pct"/>
            <w:noWrap w:val="0"/>
            <w:vAlign w:val="center"/>
            <w:tcPrChange w:id="1479" w:author="Administrator" w:date="2024-05-14T16:45:00Z">
              <w:tcPr>
                <w:tcW w:w="760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480" w:author="Administrator" w:date="2024-05-11T15:56:15Z"/>
                <w:rFonts w:hint="eastAsia" w:ascii="Times New Roman" w:cs="宋体"/>
                <w:sz w:val="24"/>
                <w:szCs w:val="24"/>
                <w:lang w:val="en-US" w:eastAsia="zh-CN" w:bidi="ar-SA"/>
              </w:rPr>
            </w:pPr>
            <w:ins w:id="1481" w:author="Administrator" w:date="2024-05-11T15:56:15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1</w:t>
              </w:r>
            </w:ins>
            <w:ins w:id="1482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0.8</w:t>
              </w:r>
            </w:ins>
          </w:p>
        </w:tc>
        <w:tc>
          <w:tcPr>
            <w:tcW w:w="476" w:type="pct"/>
            <w:vMerge w:val="restart"/>
            <w:noWrap w:val="0"/>
            <w:vAlign w:val="center"/>
            <w:tcPrChange w:id="1483" w:author="Administrator" w:date="2024-05-14T16:45:00Z">
              <w:tcPr>
                <w:tcW w:w="476" w:type="pct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484" w:author="Administrator" w:date="2024-05-11T15:56:15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485" w:author="Administrator" w:date="2024-05-11T15:56:15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/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487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486" w:author="Administrator" w:date="2024-05-11T15:56:15Z"/>
          <w:trPrChange w:id="1487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continue"/>
            <w:noWrap w:val="0"/>
            <w:vAlign w:val="center"/>
            <w:tcPrChange w:id="1488" w:author="Administrator" w:date="2024-05-14T16:45:00Z">
              <w:tcPr>
                <w:tcW w:w="383" w:type="pct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489" w:author="Administrator" w:date="2024-05-11T15:56:15Z"/>
                <w:rFonts w:hint="default"/>
              </w:rPr>
            </w:pPr>
          </w:p>
        </w:tc>
        <w:tc>
          <w:tcPr>
            <w:tcW w:w="1038" w:type="pct"/>
            <w:vMerge w:val="continue"/>
            <w:noWrap w:val="0"/>
            <w:vAlign w:val="center"/>
            <w:tcPrChange w:id="1490" w:author="Administrator" w:date="2024-05-14T16:45:00Z">
              <w:tcPr>
                <w:tcW w:w="1038" w:type="pct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491" w:author="Administrator" w:date="2024-05-11T15:56:15Z"/>
                <w:rFonts w:hint="default"/>
              </w:rPr>
            </w:pPr>
          </w:p>
        </w:tc>
        <w:tc>
          <w:tcPr>
            <w:tcW w:w="773" w:type="pct"/>
            <w:vMerge w:val="continue"/>
            <w:noWrap w:val="0"/>
            <w:vAlign w:val="center"/>
            <w:tcPrChange w:id="1492" w:author="Administrator" w:date="2024-05-14T16:45:00Z">
              <w:tcPr>
                <w:tcW w:w="773" w:type="pct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493" w:author="Administrator" w:date="2024-05-11T15:56:15Z"/>
                <w:rFonts w:hint="default"/>
              </w:rPr>
            </w:pPr>
          </w:p>
        </w:tc>
        <w:tc>
          <w:tcPr>
            <w:tcW w:w="543" w:type="pct"/>
            <w:noWrap w:val="0"/>
            <w:vAlign w:val="center"/>
            <w:tcPrChange w:id="1494" w:author="Administrator" w:date="2024-05-14T16:45:00Z">
              <w:tcPr>
                <w:tcW w:w="543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495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496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厚度</w:t>
              </w:r>
            </w:ins>
          </w:p>
        </w:tc>
        <w:tc>
          <w:tcPr>
            <w:tcW w:w="1025" w:type="pct"/>
            <w:noWrap w:val="0"/>
            <w:vAlign w:val="center"/>
            <w:tcPrChange w:id="1497" w:author="Administrator" w:date="2024-05-14T16:45:00Z">
              <w:tcPr>
                <w:tcW w:w="1025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498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499" w:author="Administrator" w:date="2024-05-11T15:56:15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/</w:t>
              </w:r>
            </w:ins>
          </w:p>
        </w:tc>
        <w:tc>
          <w:tcPr>
            <w:tcW w:w="760" w:type="pct"/>
            <w:noWrap w:val="0"/>
            <w:vAlign w:val="center"/>
            <w:tcPrChange w:id="1500" w:author="Administrator" w:date="2024-05-14T16:45:00Z">
              <w:tcPr>
                <w:tcW w:w="760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501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502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9.0</w:t>
              </w:r>
            </w:ins>
          </w:p>
        </w:tc>
        <w:tc>
          <w:tcPr>
            <w:tcW w:w="476" w:type="pct"/>
            <w:vMerge w:val="continue"/>
            <w:noWrap w:val="0"/>
            <w:vAlign w:val="center"/>
            <w:tcPrChange w:id="1503" w:author="Administrator" w:date="2024-05-14T16:45:00Z">
              <w:tcPr>
                <w:tcW w:w="476" w:type="pct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504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06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505" w:author="Administrator" w:date="2024-05-11T15:56:15Z"/>
          <w:trPrChange w:id="1506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restart"/>
            <w:noWrap w:val="0"/>
            <w:vAlign w:val="center"/>
            <w:tcPrChange w:id="1507" w:author="Administrator" w:date="2024-05-14T16:45:00Z">
              <w:tcPr>
                <w:tcW w:w="383" w:type="pct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508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509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7</w:t>
              </w:r>
            </w:ins>
          </w:p>
        </w:tc>
        <w:tc>
          <w:tcPr>
            <w:tcW w:w="1940" w:type="dxa"/>
            <w:vMerge w:val="restart"/>
            <w:noWrap w:val="0"/>
            <w:vAlign w:val="center"/>
            <w:tcPrChange w:id="1510" w:author="Administrator" w:date="2024-05-14T16:45:00Z">
              <w:tcPr>
                <w:tcW w:w="1038" w:type="pct"/>
                <w:vMerge w:val="restar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511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三十九层南面西起第六处</w:t>
            </w:r>
          </w:p>
        </w:tc>
        <w:tc>
          <w:tcPr>
            <w:tcW w:w="773" w:type="pct"/>
            <w:vMerge w:val="restart"/>
            <w:noWrap w:val="0"/>
            <w:vAlign w:val="center"/>
            <w:tcPrChange w:id="1512" w:author="Administrator" w:date="2024-05-14T16:45:00Z">
              <w:tcPr>
                <w:tcW w:w="773" w:type="pct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513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514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注胶尺寸</w:t>
              </w:r>
            </w:ins>
          </w:p>
        </w:tc>
        <w:tc>
          <w:tcPr>
            <w:tcW w:w="543" w:type="pct"/>
            <w:noWrap w:val="0"/>
            <w:vAlign w:val="center"/>
            <w:tcPrChange w:id="1515" w:author="Administrator" w:date="2024-05-14T16:45:00Z">
              <w:tcPr>
                <w:tcW w:w="543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516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517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宽度</w:t>
              </w:r>
            </w:ins>
          </w:p>
        </w:tc>
        <w:tc>
          <w:tcPr>
            <w:tcW w:w="1025" w:type="pct"/>
            <w:noWrap w:val="0"/>
            <w:vAlign w:val="center"/>
            <w:tcPrChange w:id="1518" w:author="Administrator" w:date="2024-05-14T16:45:00Z">
              <w:tcPr>
                <w:tcW w:w="1025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519" w:author="Administrator" w:date="2024-05-11T15:56:15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520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/</w:t>
              </w:r>
            </w:ins>
          </w:p>
        </w:tc>
        <w:tc>
          <w:tcPr>
            <w:tcW w:w="760" w:type="pct"/>
            <w:noWrap w:val="0"/>
            <w:vAlign w:val="center"/>
            <w:tcPrChange w:id="1521" w:author="Administrator" w:date="2024-05-14T16:45:00Z">
              <w:tcPr>
                <w:tcW w:w="760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522" w:author="Administrator" w:date="2024-05-11T15:56:15Z"/>
                <w:rFonts w:hint="eastAsia" w:ascii="Times New Roman" w:cs="宋体"/>
                <w:sz w:val="24"/>
                <w:szCs w:val="24"/>
                <w:lang w:val="en-US" w:eastAsia="zh-CN" w:bidi="ar-SA"/>
              </w:rPr>
            </w:pPr>
            <w:ins w:id="1523" w:author="Administrator" w:date="2024-05-11T15:56:15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1</w:t>
              </w:r>
            </w:ins>
            <w:ins w:id="1524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1.1</w:t>
              </w:r>
            </w:ins>
          </w:p>
        </w:tc>
        <w:tc>
          <w:tcPr>
            <w:tcW w:w="476" w:type="pct"/>
            <w:vMerge w:val="restart"/>
            <w:noWrap w:val="0"/>
            <w:vAlign w:val="center"/>
            <w:tcPrChange w:id="1525" w:author="Administrator" w:date="2024-05-14T16:45:00Z">
              <w:tcPr>
                <w:tcW w:w="476" w:type="pct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526" w:author="Administrator" w:date="2024-05-11T15:56:15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527" w:author="Administrator" w:date="2024-05-11T15:56:15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/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29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528" w:author="Administrator" w:date="2024-05-11T15:56:15Z"/>
          <w:trPrChange w:id="1529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continue"/>
            <w:noWrap w:val="0"/>
            <w:vAlign w:val="center"/>
            <w:tcPrChange w:id="1530" w:author="Administrator" w:date="2024-05-14T16:45:00Z">
              <w:tcPr>
                <w:tcW w:w="383" w:type="pct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531" w:author="Administrator" w:date="2024-05-11T15:56:15Z"/>
                <w:rFonts w:hint="default"/>
              </w:rPr>
            </w:pPr>
          </w:p>
        </w:tc>
        <w:tc>
          <w:tcPr>
            <w:tcW w:w="1038" w:type="pct"/>
            <w:vMerge w:val="continue"/>
            <w:noWrap w:val="0"/>
            <w:vAlign w:val="center"/>
            <w:tcPrChange w:id="1532" w:author="Administrator" w:date="2024-05-14T16:45:00Z">
              <w:tcPr>
                <w:tcW w:w="1038" w:type="pct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533" w:author="Administrator" w:date="2024-05-11T15:56:15Z"/>
                <w:rFonts w:hint="default"/>
              </w:rPr>
            </w:pPr>
          </w:p>
        </w:tc>
        <w:tc>
          <w:tcPr>
            <w:tcW w:w="773" w:type="pct"/>
            <w:vMerge w:val="continue"/>
            <w:noWrap w:val="0"/>
            <w:vAlign w:val="center"/>
            <w:tcPrChange w:id="1534" w:author="Administrator" w:date="2024-05-14T16:45:00Z">
              <w:tcPr>
                <w:tcW w:w="773" w:type="pct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535" w:author="Administrator" w:date="2024-05-11T15:56:15Z"/>
                <w:rFonts w:hint="default"/>
              </w:rPr>
            </w:pPr>
          </w:p>
        </w:tc>
        <w:tc>
          <w:tcPr>
            <w:tcW w:w="543" w:type="pct"/>
            <w:noWrap w:val="0"/>
            <w:vAlign w:val="center"/>
            <w:tcPrChange w:id="1536" w:author="Administrator" w:date="2024-05-14T16:45:00Z">
              <w:tcPr>
                <w:tcW w:w="543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537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538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厚度</w:t>
              </w:r>
            </w:ins>
          </w:p>
        </w:tc>
        <w:tc>
          <w:tcPr>
            <w:tcW w:w="1025" w:type="pct"/>
            <w:noWrap w:val="0"/>
            <w:vAlign w:val="center"/>
            <w:tcPrChange w:id="1539" w:author="Administrator" w:date="2024-05-14T16:45:00Z">
              <w:tcPr>
                <w:tcW w:w="1025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540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541" w:author="Administrator" w:date="2024-05-11T15:56:15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/</w:t>
              </w:r>
            </w:ins>
          </w:p>
        </w:tc>
        <w:tc>
          <w:tcPr>
            <w:tcW w:w="760" w:type="pct"/>
            <w:noWrap w:val="0"/>
            <w:vAlign w:val="center"/>
            <w:tcPrChange w:id="1542" w:author="Administrator" w:date="2024-05-14T16:45:00Z">
              <w:tcPr>
                <w:tcW w:w="760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543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544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9.2</w:t>
              </w:r>
            </w:ins>
          </w:p>
        </w:tc>
        <w:tc>
          <w:tcPr>
            <w:tcW w:w="476" w:type="pct"/>
            <w:vMerge w:val="continue"/>
            <w:noWrap w:val="0"/>
            <w:vAlign w:val="center"/>
            <w:tcPrChange w:id="1545" w:author="Administrator" w:date="2024-05-14T16:45:00Z">
              <w:tcPr>
                <w:tcW w:w="476" w:type="pct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546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48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547" w:author="Administrator" w:date="2024-05-11T15:56:15Z"/>
          <w:trPrChange w:id="1548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restart"/>
            <w:noWrap w:val="0"/>
            <w:vAlign w:val="center"/>
            <w:tcPrChange w:id="1549" w:author="Administrator" w:date="2024-05-14T16:45:00Z">
              <w:tcPr>
                <w:tcW w:w="383" w:type="pct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550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551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8</w:t>
              </w:r>
            </w:ins>
          </w:p>
        </w:tc>
        <w:tc>
          <w:tcPr>
            <w:tcW w:w="1940" w:type="dxa"/>
            <w:vMerge w:val="restart"/>
            <w:noWrap w:val="0"/>
            <w:vAlign w:val="center"/>
            <w:tcPrChange w:id="1552" w:author="Administrator" w:date="2024-05-14T16:45:00Z">
              <w:tcPr>
                <w:tcW w:w="1038" w:type="pct"/>
                <w:vMerge w:val="restar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553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三十九层西面北起第四处</w:t>
            </w:r>
          </w:p>
        </w:tc>
        <w:tc>
          <w:tcPr>
            <w:tcW w:w="773" w:type="pct"/>
            <w:vMerge w:val="restart"/>
            <w:noWrap w:val="0"/>
            <w:vAlign w:val="center"/>
            <w:tcPrChange w:id="1554" w:author="Administrator" w:date="2024-05-14T16:45:00Z">
              <w:tcPr>
                <w:tcW w:w="773" w:type="pct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555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556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注胶尺寸</w:t>
              </w:r>
            </w:ins>
          </w:p>
        </w:tc>
        <w:tc>
          <w:tcPr>
            <w:tcW w:w="543" w:type="pct"/>
            <w:noWrap w:val="0"/>
            <w:vAlign w:val="center"/>
            <w:tcPrChange w:id="1557" w:author="Administrator" w:date="2024-05-14T16:45:00Z">
              <w:tcPr>
                <w:tcW w:w="543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558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559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宽度</w:t>
              </w:r>
            </w:ins>
          </w:p>
        </w:tc>
        <w:tc>
          <w:tcPr>
            <w:tcW w:w="1025" w:type="pct"/>
            <w:noWrap w:val="0"/>
            <w:vAlign w:val="center"/>
            <w:tcPrChange w:id="1560" w:author="Administrator" w:date="2024-05-14T16:45:00Z">
              <w:tcPr>
                <w:tcW w:w="1025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561" w:author="Administrator" w:date="2024-05-11T15:56:15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562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/</w:t>
              </w:r>
            </w:ins>
          </w:p>
        </w:tc>
        <w:tc>
          <w:tcPr>
            <w:tcW w:w="760" w:type="pct"/>
            <w:noWrap w:val="0"/>
            <w:vAlign w:val="center"/>
            <w:tcPrChange w:id="1563" w:author="Administrator" w:date="2024-05-14T16:45:00Z">
              <w:tcPr>
                <w:tcW w:w="760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564" w:author="Administrator" w:date="2024-05-11T15:56:15Z"/>
                <w:rFonts w:hint="default" w:ascii="Times New Roman" w:cs="宋体"/>
                <w:sz w:val="24"/>
                <w:szCs w:val="24"/>
                <w:lang w:val="en-US" w:eastAsia="zh-CN" w:bidi="ar-SA"/>
              </w:rPr>
            </w:pPr>
            <w:ins w:id="1565" w:author="Administrator" w:date="2024-05-11T15:56:15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1</w:t>
              </w:r>
            </w:ins>
            <w:ins w:id="1566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0.6</w:t>
              </w:r>
            </w:ins>
          </w:p>
        </w:tc>
        <w:tc>
          <w:tcPr>
            <w:tcW w:w="476" w:type="pct"/>
            <w:vMerge w:val="restart"/>
            <w:noWrap w:val="0"/>
            <w:vAlign w:val="center"/>
            <w:tcPrChange w:id="1567" w:author="Administrator" w:date="2024-05-14T16:45:00Z">
              <w:tcPr>
                <w:tcW w:w="476" w:type="pct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568" w:author="Administrator" w:date="2024-05-11T15:56:15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569" w:author="Administrator" w:date="2024-05-11T15:56:15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/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71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570" w:author="Administrator" w:date="2024-05-11T15:56:15Z"/>
          <w:trPrChange w:id="1571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continue"/>
            <w:noWrap w:val="0"/>
            <w:vAlign w:val="center"/>
            <w:tcPrChange w:id="1572" w:author="Administrator" w:date="2024-05-14T16:45:00Z">
              <w:tcPr>
                <w:tcW w:w="383" w:type="pct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573" w:author="Administrator" w:date="2024-05-11T15:56:15Z"/>
                <w:rFonts w:hint="default"/>
              </w:rPr>
            </w:pPr>
          </w:p>
        </w:tc>
        <w:tc>
          <w:tcPr>
            <w:tcW w:w="1038" w:type="pct"/>
            <w:vMerge w:val="continue"/>
            <w:noWrap w:val="0"/>
            <w:vAlign w:val="center"/>
            <w:tcPrChange w:id="1574" w:author="Administrator" w:date="2024-05-14T16:45:00Z">
              <w:tcPr>
                <w:tcW w:w="1038" w:type="pct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575" w:author="Administrator" w:date="2024-05-11T15:56:15Z"/>
                <w:rFonts w:hint="default"/>
              </w:rPr>
            </w:pPr>
          </w:p>
        </w:tc>
        <w:tc>
          <w:tcPr>
            <w:tcW w:w="773" w:type="pct"/>
            <w:vMerge w:val="continue"/>
            <w:noWrap w:val="0"/>
            <w:vAlign w:val="center"/>
            <w:tcPrChange w:id="1576" w:author="Administrator" w:date="2024-05-14T16:45:00Z">
              <w:tcPr>
                <w:tcW w:w="773" w:type="pct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577" w:author="Administrator" w:date="2024-05-11T15:56:15Z"/>
                <w:rFonts w:hint="default"/>
              </w:rPr>
            </w:pPr>
          </w:p>
        </w:tc>
        <w:tc>
          <w:tcPr>
            <w:tcW w:w="543" w:type="pct"/>
            <w:noWrap w:val="0"/>
            <w:vAlign w:val="center"/>
            <w:tcPrChange w:id="1578" w:author="Administrator" w:date="2024-05-14T16:45:00Z">
              <w:tcPr>
                <w:tcW w:w="543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579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580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厚度</w:t>
              </w:r>
            </w:ins>
          </w:p>
        </w:tc>
        <w:tc>
          <w:tcPr>
            <w:tcW w:w="1025" w:type="pct"/>
            <w:noWrap w:val="0"/>
            <w:vAlign w:val="center"/>
            <w:tcPrChange w:id="1581" w:author="Administrator" w:date="2024-05-14T16:45:00Z">
              <w:tcPr>
                <w:tcW w:w="1025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582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583" w:author="Administrator" w:date="2024-05-11T15:56:15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/</w:t>
              </w:r>
            </w:ins>
          </w:p>
        </w:tc>
        <w:tc>
          <w:tcPr>
            <w:tcW w:w="760" w:type="pct"/>
            <w:noWrap w:val="0"/>
            <w:vAlign w:val="center"/>
            <w:tcPrChange w:id="1584" w:author="Administrator" w:date="2024-05-14T16:45:00Z">
              <w:tcPr>
                <w:tcW w:w="760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585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586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9.4</w:t>
              </w:r>
            </w:ins>
          </w:p>
        </w:tc>
        <w:tc>
          <w:tcPr>
            <w:tcW w:w="476" w:type="pct"/>
            <w:vMerge w:val="continue"/>
            <w:noWrap w:val="0"/>
            <w:vAlign w:val="center"/>
            <w:tcPrChange w:id="1587" w:author="Administrator" w:date="2024-05-14T16:45:00Z">
              <w:tcPr>
                <w:tcW w:w="476" w:type="pct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588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590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589" w:author="Administrator" w:date="2024-05-11T15:56:15Z"/>
          <w:trPrChange w:id="1590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restart"/>
            <w:noWrap w:val="0"/>
            <w:vAlign w:val="center"/>
            <w:tcPrChange w:id="1591" w:author="Administrator" w:date="2024-05-14T16:45:00Z">
              <w:tcPr>
                <w:tcW w:w="383" w:type="pct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592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593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9</w:t>
              </w:r>
            </w:ins>
          </w:p>
        </w:tc>
        <w:tc>
          <w:tcPr>
            <w:tcW w:w="1940" w:type="dxa"/>
            <w:vMerge w:val="restart"/>
            <w:noWrap w:val="0"/>
            <w:vAlign w:val="center"/>
            <w:tcPrChange w:id="1594" w:author="Administrator" w:date="2024-05-14T16:45:00Z">
              <w:tcPr>
                <w:tcW w:w="1038" w:type="pct"/>
                <w:vMerge w:val="restar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595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四十层北面西起第六处</w:t>
            </w:r>
          </w:p>
        </w:tc>
        <w:tc>
          <w:tcPr>
            <w:tcW w:w="773" w:type="pct"/>
            <w:vMerge w:val="restart"/>
            <w:noWrap w:val="0"/>
            <w:vAlign w:val="center"/>
            <w:tcPrChange w:id="1596" w:author="Administrator" w:date="2024-05-14T16:45:00Z">
              <w:tcPr>
                <w:tcW w:w="773" w:type="pct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1597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598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注胶尺寸</w:t>
              </w:r>
            </w:ins>
          </w:p>
        </w:tc>
        <w:tc>
          <w:tcPr>
            <w:tcW w:w="543" w:type="pct"/>
            <w:noWrap w:val="0"/>
            <w:vAlign w:val="center"/>
            <w:tcPrChange w:id="1599" w:author="Administrator" w:date="2024-05-14T16:45:00Z">
              <w:tcPr>
                <w:tcW w:w="543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600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601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宽度</w:t>
              </w:r>
            </w:ins>
          </w:p>
        </w:tc>
        <w:tc>
          <w:tcPr>
            <w:tcW w:w="1025" w:type="pct"/>
            <w:noWrap w:val="0"/>
            <w:vAlign w:val="center"/>
            <w:tcPrChange w:id="1602" w:author="Administrator" w:date="2024-05-14T16:45:00Z">
              <w:tcPr>
                <w:tcW w:w="1025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603" w:author="Administrator" w:date="2024-05-11T15:56:15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604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/</w:t>
              </w:r>
            </w:ins>
          </w:p>
        </w:tc>
        <w:tc>
          <w:tcPr>
            <w:tcW w:w="760" w:type="pct"/>
            <w:noWrap w:val="0"/>
            <w:vAlign w:val="center"/>
            <w:tcPrChange w:id="1605" w:author="Administrator" w:date="2024-05-14T16:45:00Z">
              <w:tcPr>
                <w:tcW w:w="760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606" w:author="Administrator" w:date="2024-05-11T15:56:15Z"/>
                <w:rFonts w:hint="default" w:ascii="Times New Roman" w:cs="宋体"/>
                <w:sz w:val="24"/>
                <w:szCs w:val="24"/>
                <w:lang w:val="en-US" w:eastAsia="zh-CN" w:bidi="ar-SA"/>
              </w:rPr>
            </w:pPr>
            <w:ins w:id="1607" w:author="Administrator" w:date="2024-05-11T15:56:15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1</w:t>
              </w:r>
            </w:ins>
            <w:ins w:id="1608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0.9</w:t>
              </w:r>
            </w:ins>
          </w:p>
        </w:tc>
        <w:tc>
          <w:tcPr>
            <w:tcW w:w="476" w:type="pct"/>
            <w:vMerge w:val="restart"/>
            <w:noWrap w:val="0"/>
            <w:vAlign w:val="center"/>
            <w:tcPrChange w:id="1609" w:author="Administrator" w:date="2024-05-14T16:45:00Z">
              <w:tcPr>
                <w:tcW w:w="476" w:type="pct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610" w:author="Administrator" w:date="2024-05-11T15:56:15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611" w:author="Administrator" w:date="2024-05-11T15:56:15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/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13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612" w:author="Administrator" w:date="2024-05-11T15:56:15Z"/>
          <w:trPrChange w:id="1613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continue"/>
            <w:noWrap w:val="0"/>
            <w:vAlign w:val="center"/>
            <w:tcPrChange w:id="1614" w:author="Administrator" w:date="2024-05-14T16:45:00Z">
              <w:tcPr>
                <w:tcW w:w="383" w:type="pct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615" w:author="Administrator" w:date="2024-05-11T15:56:15Z"/>
                <w:rFonts w:hint="default"/>
              </w:rPr>
            </w:pPr>
          </w:p>
        </w:tc>
        <w:tc>
          <w:tcPr>
            <w:tcW w:w="1038" w:type="pct"/>
            <w:vMerge w:val="continue"/>
            <w:noWrap w:val="0"/>
            <w:vAlign w:val="center"/>
            <w:tcPrChange w:id="1616" w:author="Administrator" w:date="2024-05-14T16:45:00Z">
              <w:tcPr>
                <w:tcW w:w="1038" w:type="pct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617" w:author="Administrator" w:date="2024-05-11T15:56:15Z"/>
                <w:rFonts w:hint="default"/>
              </w:rPr>
            </w:pPr>
          </w:p>
        </w:tc>
        <w:tc>
          <w:tcPr>
            <w:tcW w:w="773" w:type="pct"/>
            <w:vMerge w:val="continue"/>
            <w:noWrap w:val="0"/>
            <w:vAlign w:val="center"/>
            <w:tcPrChange w:id="1618" w:author="Administrator" w:date="2024-05-14T16:45:00Z">
              <w:tcPr>
                <w:tcW w:w="773" w:type="pct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619" w:author="Administrator" w:date="2024-05-11T15:56:15Z"/>
                <w:rFonts w:hint="default"/>
              </w:rPr>
            </w:pPr>
          </w:p>
        </w:tc>
        <w:tc>
          <w:tcPr>
            <w:tcW w:w="543" w:type="pct"/>
            <w:noWrap w:val="0"/>
            <w:vAlign w:val="center"/>
            <w:tcPrChange w:id="1620" w:author="Administrator" w:date="2024-05-14T16:45:00Z">
              <w:tcPr>
                <w:tcW w:w="543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621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622" w:author="Administrator" w:date="2024-05-11T15:56:1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厚度</w:t>
              </w:r>
            </w:ins>
          </w:p>
        </w:tc>
        <w:tc>
          <w:tcPr>
            <w:tcW w:w="1025" w:type="pct"/>
            <w:noWrap w:val="0"/>
            <w:vAlign w:val="center"/>
            <w:tcPrChange w:id="1623" w:author="Administrator" w:date="2024-05-14T16:45:00Z">
              <w:tcPr>
                <w:tcW w:w="1025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624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625" w:author="Administrator" w:date="2024-05-11T15:56:15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/</w:t>
              </w:r>
            </w:ins>
          </w:p>
        </w:tc>
        <w:tc>
          <w:tcPr>
            <w:tcW w:w="760" w:type="pct"/>
            <w:noWrap w:val="0"/>
            <w:vAlign w:val="center"/>
            <w:tcPrChange w:id="1626" w:author="Administrator" w:date="2024-05-14T16:45:00Z">
              <w:tcPr>
                <w:tcW w:w="760" w:type="pc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627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1628" w:author="Administrator" w:date="2024-05-11T15:56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9.5</w:t>
              </w:r>
            </w:ins>
          </w:p>
        </w:tc>
        <w:tc>
          <w:tcPr>
            <w:tcW w:w="476" w:type="pct"/>
            <w:vMerge w:val="continue"/>
            <w:noWrap w:val="0"/>
            <w:vAlign w:val="center"/>
            <w:tcPrChange w:id="1629" w:author="Administrator" w:date="2024-05-14T16:45:00Z">
              <w:tcPr>
                <w:tcW w:w="476" w:type="pct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630" w:author="Administrator" w:date="2024-05-11T15:56:1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32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631" w:author="Administrator" w:date="2024-05-14T16:43:49Z"/>
          <w:trPrChange w:id="1632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restart"/>
            <w:noWrap w:val="0"/>
            <w:vAlign w:val="center"/>
            <w:tcPrChange w:id="1633" w:author="Administrator" w:date="2024-05-14T16:45:00Z">
              <w:tcPr>
                <w:tcW w:w="715" w:type="dxa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634" w:author="Administrator" w:date="2024-05-14T16:43:49Z"/>
                <w:rFonts w:hint="default"/>
                <w:lang w:val="en-US"/>
              </w:rPr>
            </w:pPr>
            <w:r>
              <w:rPr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  <w:t>1</w:t>
            </w:r>
            <w:ins w:id="1635" w:author="Administrator" w:date="2024-05-14T16:44:33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0</w:t>
              </w:r>
            </w:ins>
          </w:p>
        </w:tc>
        <w:tc>
          <w:tcPr>
            <w:tcW w:w="1940" w:type="dxa"/>
            <w:vMerge w:val="restart"/>
            <w:noWrap w:val="0"/>
            <w:vAlign w:val="center"/>
            <w:tcPrChange w:id="1636" w:author="Administrator" w:date="2024-05-14T16:45:00Z">
              <w:tcPr>
                <w:tcW w:w="1940" w:type="dxa"/>
                <w:vMerge w:val="restar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637" w:author="Administrator" w:date="2024-05-14T16:43:49Z"/>
                <w:rFonts w:hint="default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四十层北面西起第十三处</w:t>
            </w:r>
          </w:p>
        </w:tc>
        <w:tc>
          <w:tcPr>
            <w:tcW w:w="773" w:type="pct"/>
            <w:vMerge w:val="restart"/>
            <w:noWrap w:val="0"/>
            <w:vAlign w:val="center"/>
            <w:tcPrChange w:id="1638" w:author="Administrator" w:date="2024-05-14T16:45:00Z">
              <w:tcPr>
                <w:tcW w:w="1445" w:type="dxa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639" w:author="Administrator" w:date="2024-05-14T16:43:49Z"/>
                <w:rFonts w:hint="default"/>
              </w:rPr>
            </w:pPr>
            <w:r>
              <w:rPr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  <w:t>注胶尺寸</w:t>
            </w:r>
          </w:p>
        </w:tc>
        <w:tc>
          <w:tcPr>
            <w:tcW w:w="543" w:type="pct"/>
            <w:noWrap w:val="0"/>
            <w:vAlign w:val="center"/>
            <w:tcPrChange w:id="1640" w:author="Administrator" w:date="2024-05-14T16:45:00Z">
              <w:tcPr>
                <w:tcW w:w="1015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641" w:author="Administrator" w:date="2024-05-14T16:43:49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  <w:t>宽度</w:t>
            </w:r>
          </w:p>
        </w:tc>
        <w:tc>
          <w:tcPr>
            <w:tcW w:w="1025" w:type="pct"/>
            <w:noWrap w:val="0"/>
            <w:vAlign w:val="center"/>
            <w:tcPrChange w:id="1642" w:author="Administrator" w:date="2024-05-14T16:45:00Z">
              <w:tcPr>
                <w:tcW w:w="1916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643" w:author="Administrator" w:date="2024-05-14T16:43:49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/</w:t>
            </w:r>
          </w:p>
        </w:tc>
        <w:tc>
          <w:tcPr>
            <w:tcW w:w="760" w:type="pct"/>
            <w:noWrap w:val="0"/>
            <w:vAlign w:val="center"/>
            <w:tcPrChange w:id="1644" w:author="Administrator" w:date="2024-05-14T16:45:00Z">
              <w:tcPr>
                <w:tcW w:w="1421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645" w:author="Administrator" w:date="2024-05-14T16:43:49Z"/>
                <w:rFonts w:hint="eastAsia" w:ascii="Times New Roman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11.</w:t>
            </w:r>
            <w:ins w:id="1646" w:author="Administrator" w:date="2024-05-14T16:45:43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0</w:t>
              </w:r>
            </w:ins>
            <w:del w:id="1647" w:author="Administrator" w:date="2024-05-14T16:45:43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delText>2</w:delText>
              </w:r>
            </w:del>
          </w:p>
        </w:tc>
        <w:tc>
          <w:tcPr>
            <w:tcW w:w="476" w:type="pct"/>
            <w:noWrap w:val="0"/>
            <w:vAlign w:val="center"/>
            <w:tcPrChange w:id="1648" w:author="Administrator" w:date="2024-05-14T16:45:00Z">
              <w:tcPr>
                <w:tcW w:w="890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649" w:author="Administrator" w:date="2024-05-14T16:43:49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51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650" w:author="Administrator" w:date="2024-05-14T16:43:50Z"/>
          <w:trPrChange w:id="1651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continue"/>
            <w:noWrap w:val="0"/>
            <w:vAlign w:val="center"/>
            <w:tcPrChange w:id="1652" w:author="Administrator" w:date="2024-05-14T16:45:00Z">
              <w:tcPr>
                <w:tcW w:w="715" w:type="dxa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653" w:author="Administrator" w:date="2024-05-14T16:43:50Z"/>
                <w:rFonts w:hint="default"/>
              </w:rPr>
            </w:pPr>
          </w:p>
        </w:tc>
        <w:tc>
          <w:tcPr>
            <w:tcW w:w="1038" w:type="pct"/>
            <w:vMerge w:val="continue"/>
            <w:noWrap w:val="0"/>
            <w:vAlign w:val="center"/>
            <w:tcPrChange w:id="1654" w:author="Administrator" w:date="2024-05-14T16:45:00Z">
              <w:tcPr>
                <w:tcW w:w="1940" w:type="dxa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655" w:author="Administrator" w:date="2024-05-14T16:43:50Z"/>
                <w:rFonts w:hint="default"/>
              </w:rPr>
            </w:pPr>
          </w:p>
        </w:tc>
        <w:tc>
          <w:tcPr>
            <w:tcW w:w="773" w:type="pct"/>
            <w:vMerge w:val="continue"/>
            <w:noWrap w:val="0"/>
            <w:vAlign w:val="center"/>
            <w:tcPrChange w:id="1656" w:author="Administrator" w:date="2024-05-14T16:45:00Z">
              <w:tcPr>
                <w:tcW w:w="1445" w:type="dxa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657" w:author="Administrator" w:date="2024-05-14T16:43:50Z"/>
                <w:rFonts w:hint="default"/>
              </w:rPr>
            </w:pPr>
          </w:p>
        </w:tc>
        <w:tc>
          <w:tcPr>
            <w:tcW w:w="543" w:type="pct"/>
            <w:noWrap w:val="0"/>
            <w:vAlign w:val="center"/>
            <w:tcPrChange w:id="1658" w:author="Administrator" w:date="2024-05-14T16:45:00Z">
              <w:tcPr>
                <w:tcW w:w="1015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659" w:author="Administrator" w:date="2024-05-14T16:43:50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  <w:t>厚度</w:t>
            </w:r>
          </w:p>
        </w:tc>
        <w:tc>
          <w:tcPr>
            <w:tcW w:w="1025" w:type="pct"/>
            <w:noWrap w:val="0"/>
            <w:vAlign w:val="center"/>
            <w:tcPrChange w:id="1660" w:author="Administrator" w:date="2024-05-14T16:45:00Z">
              <w:tcPr>
                <w:tcW w:w="1916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661" w:author="Administrator" w:date="2024-05-14T16:43:50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  <w:t>/</w:t>
            </w:r>
          </w:p>
        </w:tc>
        <w:tc>
          <w:tcPr>
            <w:tcW w:w="760" w:type="pct"/>
            <w:noWrap w:val="0"/>
            <w:vAlign w:val="center"/>
            <w:tcPrChange w:id="1662" w:author="Administrator" w:date="2024-05-14T16:45:00Z">
              <w:tcPr>
                <w:tcW w:w="1421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663" w:author="Administrator" w:date="2024-05-14T16:43:50Z"/>
                <w:rFonts w:hint="eastAsia" w:ascii="Times New Roman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9.3</w:t>
            </w:r>
          </w:p>
        </w:tc>
        <w:tc>
          <w:tcPr>
            <w:tcW w:w="476" w:type="pct"/>
            <w:noWrap w:val="0"/>
            <w:vAlign w:val="center"/>
            <w:tcPrChange w:id="1664" w:author="Administrator" w:date="2024-05-14T16:45:00Z">
              <w:tcPr>
                <w:tcW w:w="890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665" w:author="Administrator" w:date="2024-05-14T16:43:50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67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666" w:author="Administrator" w:date="2024-05-14T16:43:51Z"/>
          <w:trPrChange w:id="1667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restart"/>
            <w:noWrap w:val="0"/>
            <w:vAlign w:val="center"/>
            <w:tcPrChange w:id="1668" w:author="Administrator" w:date="2024-05-14T16:45:00Z">
              <w:tcPr>
                <w:tcW w:w="715" w:type="dxa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669" w:author="Administrator" w:date="2024-05-14T16:43:51Z"/>
                <w:rFonts w:hint="default"/>
                <w:lang w:val="en-US"/>
              </w:rPr>
            </w:pPr>
            <w:del w:id="1670" w:author="Administrator" w:date="2024-05-14T16:44:36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delText>2</w:delText>
              </w:r>
            </w:del>
            <w:ins w:id="1671" w:author="Administrator" w:date="2024-05-14T16:44:36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1</w:t>
              </w:r>
            </w:ins>
            <w:ins w:id="1672" w:author="Administrator" w:date="2024-05-14T16:44:37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1</w:t>
              </w:r>
            </w:ins>
          </w:p>
        </w:tc>
        <w:tc>
          <w:tcPr>
            <w:tcW w:w="1940" w:type="dxa"/>
            <w:vMerge w:val="restart"/>
            <w:noWrap w:val="0"/>
            <w:vAlign w:val="center"/>
            <w:tcPrChange w:id="1673" w:author="Administrator" w:date="2024-05-14T16:45:00Z">
              <w:tcPr>
                <w:tcW w:w="1940" w:type="dxa"/>
                <w:vMerge w:val="restar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674" w:author="Administrator" w:date="2024-05-14T16:43:51Z"/>
                <w:rFonts w:hint="default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四十层西面南起第一处</w:t>
            </w:r>
          </w:p>
        </w:tc>
        <w:tc>
          <w:tcPr>
            <w:tcW w:w="773" w:type="pct"/>
            <w:vMerge w:val="restart"/>
            <w:noWrap w:val="0"/>
            <w:vAlign w:val="center"/>
            <w:tcPrChange w:id="1675" w:author="Administrator" w:date="2024-05-14T16:45:00Z">
              <w:tcPr>
                <w:tcW w:w="1445" w:type="dxa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676" w:author="Administrator" w:date="2024-05-14T16:43:51Z"/>
                <w:rFonts w:hint="default"/>
              </w:rPr>
            </w:pPr>
            <w:r>
              <w:rPr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  <w:t>注胶尺寸</w:t>
            </w:r>
          </w:p>
        </w:tc>
        <w:tc>
          <w:tcPr>
            <w:tcW w:w="543" w:type="pct"/>
            <w:noWrap w:val="0"/>
            <w:vAlign w:val="center"/>
            <w:tcPrChange w:id="1677" w:author="Administrator" w:date="2024-05-14T16:45:00Z">
              <w:tcPr>
                <w:tcW w:w="1015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678" w:author="Administrator" w:date="2024-05-14T16:43:51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  <w:t>宽度</w:t>
            </w:r>
          </w:p>
        </w:tc>
        <w:tc>
          <w:tcPr>
            <w:tcW w:w="1025" w:type="pct"/>
            <w:noWrap w:val="0"/>
            <w:vAlign w:val="center"/>
            <w:tcPrChange w:id="1679" w:author="Administrator" w:date="2024-05-14T16:45:00Z">
              <w:tcPr>
                <w:tcW w:w="1916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680" w:author="Administrator" w:date="2024-05-14T16:43:51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/</w:t>
            </w:r>
          </w:p>
        </w:tc>
        <w:tc>
          <w:tcPr>
            <w:tcW w:w="760" w:type="pct"/>
            <w:noWrap w:val="0"/>
            <w:vAlign w:val="center"/>
            <w:tcPrChange w:id="1681" w:author="Administrator" w:date="2024-05-14T16:45:00Z">
              <w:tcPr>
                <w:tcW w:w="1421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682" w:author="Administrator" w:date="2024-05-14T16:43:51Z"/>
                <w:rFonts w:hint="eastAsia" w:ascii="Times New Roman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10.9</w:t>
            </w:r>
          </w:p>
        </w:tc>
        <w:tc>
          <w:tcPr>
            <w:tcW w:w="476" w:type="pct"/>
            <w:noWrap w:val="0"/>
            <w:vAlign w:val="center"/>
            <w:tcPrChange w:id="1683" w:author="Administrator" w:date="2024-05-14T16:45:00Z">
              <w:tcPr>
                <w:tcW w:w="890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684" w:author="Administrator" w:date="2024-05-14T16:43:51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686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685" w:author="Administrator" w:date="2024-05-14T16:43:51Z"/>
          <w:trPrChange w:id="1686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continue"/>
            <w:noWrap w:val="0"/>
            <w:vAlign w:val="center"/>
            <w:tcPrChange w:id="1687" w:author="Administrator" w:date="2024-05-14T16:45:00Z">
              <w:tcPr>
                <w:tcW w:w="715" w:type="dxa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688" w:author="Administrator" w:date="2024-05-14T16:43:51Z"/>
                <w:rFonts w:hint="default"/>
              </w:rPr>
            </w:pPr>
          </w:p>
        </w:tc>
        <w:tc>
          <w:tcPr>
            <w:tcW w:w="1038" w:type="pct"/>
            <w:vMerge w:val="continue"/>
            <w:noWrap w:val="0"/>
            <w:vAlign w:val="center"/>
            <w:tcPrChange w:id="1689" w:author="Administrator" w:date="2024-05-14T16:45:00Z">
              <w:tcPr>
                <w:tcW w:w="1940" w:type="dxa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690" w:author="Administrator" w:date="2024-05-14T16:43:51Z"/>
                <w:rFonts w:hint="default"/>
              </w:rPr>
            </w:pPr>
          </w:p>
        </w:tc>
        <w:tc>
          <w:tcPr>
            <w:tcW w:w="773" w:type="pct"/>
            <w:vMerge w:val="continue"/>
            <w:noWrap w:val="0"/>
            <w:vAlign w:val="center"/>
            <w:tcPrChange w:id="1691" w:author="Administrator" w:date="2024-05-14T16:45:00Z">
              <w:tcPr>
                <w:tcW w:w="1445" w:type="dxa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692" w:author="Administrator" w:date="2024-05-14T16:43:51Z"/>
                <w:rFonts w:hint="default"/>
              </w:rPr>
            </w:pPr>
          </w:p>
        </w:tc>
        <w:tc>
          <w:tcPr>
            <w:tcW w:w="543" w:type="pct"/>
            <w:noWrap w:val="0"/>
            <w:vAlign w:val="center"/>
            <w:tcPrChange w:id="1693" w:author="Administrator" w:date="2024-05-14T16:45:00Z">
              <w:tcPr>
                <w:tcW w:w="1015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694" w:author="Administrator" w:date="2024-05-14T16:43:51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  <w:t>厚度</w:t>
            </w:r>
          </w:p>
        </w:tc>
        <w:tc>
          <w:tcPr>
            <w:tcW w:w="1025" w:type="pct"/>
            <w:noWrap w:val="0"/>
            <w:vAlign w:val="center"/>
            <w:tcPrChange w:id="1695" w:author="Administrator" w:date="2024-05-14T16:45:00Z">
              <w:tcPr>
                <w:tcW w:w="1916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696" w:author="Administrator" w:date="2024-05-14T16:43:51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  <w:t>/</w:t>
            </w:r>
          </w:p>
        </w:tc>
        <w:tc>
          <w:tcPr>
            <w:tcW w:w="760" w:type="pct"/>
            <w:noWrap w:val="0"/>
            <w:vAlign w:val="center"/>
            <w:tcPrChange w:id="1697" w:author="Administrator" w:date="2024-05-14T16:45:00Z">
              <w:tcPr>
                <w:tcW w:w="1421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698" w:author="Administrator" w:date="2024-05-14T16:43:51Z"/>
                <w:rFonts w:hint="eastAsia" w:ascii="Times New Roman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9.</w:t>
            </w:r>
            <w:del w:id="1699" w:author="Administrator" w:date="2024-05-14T16:45:51Z">
              <w:r>
                <w:rPr>
                  <w:rFonts w:hint="default" w:ascii="Times New Roman" w:cs="宋体"/>
                  <w:sz w:val="24"/>
                  <w:szCs w:val="24"/>
                  <w:lang w:val="en-US" w:eastAsia="zh-CN" w:bidi="ar-SA"/>
                </w:rPr>
                <w:delText>1</w:delText>
              </w:r>
            </w:del>
            <w:ins w:id="1700" w:author="Administrator" w:date="2024-05-14T16:45:51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2</w:t>
              </w:r>
            </w:ins>
          </w:p>
        </w:tc>
        <w:tc>
          <w:tcPr>
            <w:tcW w:w="476" w:type="pct"/>
            <w:noWrap w:val="0"/>
            <w:vAlign w:val="center"/>
            <w:tcPrChange w:id="1701" w:author="Administrator" w:date="2024-05-14T16:45:00Z">
              <w:tcPr>
                <w:tcW w:w="890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702" w:author="Administrator" w:date="2024-05-14T16:43:51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04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703" w:author="Administrator" w:date="2024-05-14T16:43:55Z"/>
          <w:trPrChange w:id="1704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restart"/>
            <w:noWrap w:val="0"/>
            <w:vAlign w:val="center"/>
            <w:tcPrChange w:id="1705" w:author="Administrator" w:date="2024-05-14T16:45:00Z">
              <w:tcPr>
                <w:tcW w:w="715" w:type="dxa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706" w:author="Administrator" w:date="2024-05-14T16:43:55Z"/>
                <w:rFonts w:hint="default"/>
                <w:lang w:val="en-US"/>
              </w:rPr>
            </w:pPr>
            <w:del w:id="1707" w:author="Administrator" w:date="2024-05-14T16:44:38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delText>3</w:delText>
              </w:r>
            </w:del>
            <w:ins w:id="1708" w:author="Administrator" w:date="2024-05-14T16:44:38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12</w:t>
              </w:r>
            </w:ins>
          </w:p>
        </w:tc>
        <w:tc>
          <w:tcPr>
            <w:tcW w:w="1940" w:type="dxa"/>
            <w:vMerge w:val="restart"/>
            <w:noWrap w:val="0"/>
            <w:vAlign w:val="center"/>
            <w:tcPrChange w:id="1709" w:author="Administrator" w:date="2024-05-14T16:45:00Z">
              <w:tcPr>
                <w:tcW w:w="1940" w:type="dxa"/>
                <w:vMerge w:val="restar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710" w:author="Administrator" w:date="2024-05-14T16:43:55Z"/>
                <w:rFonts w:hint="default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四十层西面北起第二处</w:t>
            </w:r>
          </w:p>
        </w:tc>
        <w:tc>
          <w:tcPr>
            <w:tcW w:w="773" w:type="pct"/>
            <w:vMerge w:val="restart"/>
            <w:noWrap w:val="0"/>
            <w:vAlign w:val="center"/>
            <w:tcPrChange w:id="1711" w:author="Administrator" w:date="2024-05-14T16:45:00Z">
              <w:tcPr>
                <w:tcW w:w="1445" w:type="dxa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712" w:author="Administrator" w:date="2024-05-14T16:43:55Z"/>
                <w:rFonts w:hint="default"/>
              </w:rPr>
            </w:pPr>
            <w:r>
              <w:rPr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  <w:t>注胶尺寸</w:t>
            </w:r>
          </w:p>
        </w:tc>
        <w:tc>
          <w:tcPr>
            <w:tcW w:w="543" w:type="pct"/>
            <w:noWrap w:val="0"/>
            <w:vAlign w:val="center"/>
            <w:tcPrChange w:id="1713" w:author="Administrator" w:date="2024-05-14T16:45:00Z">
              <w:tcPr>
                <w:tcW w:w="1015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714" w:author="Administrator" w:date="2024-05-14T16:43:5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  <w:t>宽度</w:t>
            </w:r>
          </w:p>
        </w:tc>
        <w:tc>
          <w:tcPr>
            <w:tcW w:w="1025" w:type="pct"/>
            <w:noWrap w:val="0"/>
            <w:vAlign w:val="center"/>
            <w:tcPrChange w:id="1715" w:author="Administrator" w:date="2024-05-14T16:45:00Z">
              <w:tcPr>
                <w:tcW w:w="1916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716" w:author="Administrator" w:date="2024-05-14T16:43:55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/</w:t>
            </w:r>
          </w:p>
        </w:tc>
        <w:tc>
          <w:tcPr>
            <w:tcW w:w="760" w:type="pct"/>
            <w:noWrap w:val="0"/>
            <w:vAlign w:val="center"/>
            <w:tcPrChange w:id="1717" w:author="Administrator" w:date="2024-05-14T16:45:00Z">
              <w:tcPr>
                <w:tcW w:w="1421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718" w:author="Administrator" w:date="2024-05-14T16:43:55Z"/>
                <w:rFonts w:hint="eastAsia" w:ascii="Times New Roman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  <w:t>1</w:t>
            </w: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0.</w:t>
            </w:r>
            <w:del w:id="1719" w:author="Administrator" w:date="2024-05-14T16:45:54Z">
              <w:r>
                <w:rPr>
                  <w:rFonts w:hint="default" w:ascii="Times New Roman" w:cs="宋体"/>
                  <w:sz w:val="24"/>
                  <w:szCs w:val="24"/>
                  <w:lang w:val="en-US" w:eastAsia="zh-CN" w:bidi="ar-SA"/>
                </w:rPr>
                <w:delText>6</w:delText>
              </w:r>
            </w:del>
            <w:ins w:id="1720" w:author="Administrator" w:date="2024-05-14T16:45:54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8</w:t>
              </w:r>
            </w:ins>
          </w:p>
        </w:tc>
        <w:tc>
          <w:tcPr>
            <w:tcW w:w="476" w:type="pct"/>
            <w:noWrap w:val="0"/>
            <w:vAlign w:val="center"/>
            <w:tcPrChange w:id="1721" w:author="Administrator" w:date="2024-05-14T16:45:00Z">
              <w:tcPr>
                <w:tcW w:w="890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722" w:author="Administrator" w:date="2024-05-14T16:43:55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24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723" w:author="Administrator" w:date="2024-05-14T16:43:56Z"/>
          <w:trPrChange w:id="1724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continue"/>
            <w:noWrap w:val="0"/>
            <w:vAlign w:val="center"/>
            <w:tcPrChange w:id="1725" w:author="Administrator" w:date="2024-05-14T16:45:00Z">
              <w:tcPr>
                <w:tcW w:w="715" w:type="dxa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726" w:author="Administrator" w:date="2024-05-14T16:43:56Z"/>
                <w:rFonts w:hint="default"/>
              </w:rPr>
            </w:pPr>
          </w:p>
        </w:tc>
        <w:tc>
          <w:tcPr>
            <w:tcW w:w="1038" w:type="pct"/>
            <w:vMerge w:val="continue"/>
            <w:noWrap w:val="0"/>
            <w:vAlign w:val="center"/>
            <w:tcPrChange w:id="1727" w:author="Administrator" w:date="2024-05-14T16:45:00Z">
              <w:tcPr>
                <w:tcW w:w="1940" w:type="dxa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728" w:author="Administrator" w:date="2024-05-14T16:43:56Z"/>
                <w:rFonts w:hint="default"/>
              </w:rPr>
            </w:pPr>
          </w:p>
        </w:tc>
        <w:tc>
          <w:tcPr>
            <w:tcW w:w="773" w:type="pct"/>
            <w:vMerge w:val="continue"/>
            <w:noWrap w:val="0"/>
            <w:vAlign w:val="center"/>
            <w:tcPrChange w:id="1729" w:author="Administrator" w:date="2024-05-14T16:45:00Z">
              <w:tcPr>
                <w:tcW w:w="1445" w:type="dxa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730" w:author="Administrator" w:date="2024-05-14T16:43:56Z"/>
                <w:rFonts w:hint="default"/>
              </w:rPr>
            </w:pPr>
          </w:p>
        </w:tc>
        <w:tc>
          <w:tcPr>
            <w:tcW w:w="543" w:type="pct"/>
            <w:noWrap w:val="0"/>
            <w:vAlign w:val="center"/>
            <w:tcPrChange w:id="1731" w:author="Administrator" w:date="2024-05-14T16:45:00Z">
              <w:tcPr>
                <w:tcW w:w="1015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732" w:author="Administrator" w:date="2024-05-14T16:43:56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  <w:t>厚度</w:t>
            </w:r>
          </w:p>
        </w:tc>
        <w:tc>
          <w:tcPr>
            <w:tcW w:w="1025" w:type="pct"/>
            <w:noWrap w:val="0"/>
            <w:vAlign w:val="center"/>
            <w:tcPrChange w:id="1733" w:author="Administrator" w:date="2024-05-14T16:45:00Z">
              <w:tcPr>
                <w:tcW w:w="1916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734" w:author="Administrator" w:date="2024-05-14T16:43:56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  <w:t>/</w:t>
            </w:r>
          </w:p>
        </w:tc>
        <w:tc>
          <w:tcPr>
            <w:tcW w:w="760" w:type="pct"/>
            <w:noWrap w:val="0"/>
            <w:vAlign w:val="center"/>
            <w:tcPrChange w:id="1735" w:author="Administrator" w:date="2024-05-14T16:45:00Z">
              <w:tcPr>
                <w:tcW w:w="1421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736" w:author="Administrator" w:date="2024-05-14T16:43:56Z"/>
                <w:rFonts w:hint="eastAsia" w:ascii="Times New Roman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9.</w:t>
            </w:r>
            <w:del w:id="1737" w:author="Administrator" w:date="2024-05-14T16:45:56Z">
              <w:r>
                <w:rPr>
                  <w:rFonts w:hint="default" w:ascii="Times New Roman" w:cs="宋体"/>
                  <w:sz w:val="24"/>
                  <w:szCs w:val="24"/>
                  <w:lang w:val="en-US" w:eastAsia="zh-CN" w:bidi="ar-SA"/>
                </w:rPr>
                <w:delText>3</w:delText>
              </w:r>
            </w:del>
            <w:ins w:id="1738" w:author="Administrator" w:date="2024-05-14T16:45:56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1</w:t>
              </w:r>
            </w:ins>
          </w:p>
        </w:tc>
        <w:tc>
          <w:tcPr>
            <w:tcW w:w="476" w:type="pct"/>
            <w:noWrap w:val="0"/>
            <w:vAlign w:val="center"/>
            <w:tcPrChange w:id="1739" w:author="Administrator" w:date="2024-05-14T16:45:00Z">
              <w:tcPr>
                <w:tcW w:w="890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740" w:author="Administrator" w:date="2024-05-14T16:43:56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42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741" w:author="Administrator" w:date="2024-05-14T16:43:57Z"/>
          <w:trPrChange w:id="1742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restart"/>
            <w:noWrap w:val="0"/>
            <w:vAlign w:val="center"/>
            <w:tcPrChange w:id="1743" w:author="Administrator" w:date="2024-05-14T16:45:00Z">
              <w:tcPr>
                <w:tcW w:w="715" w:type="dxa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744" w:author="Administrator" w:date="2024-05-14T16:43:57Z"/>
                <w:rFonts w:hint="default"/>
                <w:lang w:val="en-US"/>
              </w:rPr>
            </w:pPr>
            <w:del w:id="1745" w:author="Administrator" w:date="2024-05-14T16:44:39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delText>4</w:delText>
              </w:r>
            </w:del>
            <w:ins w:id="1746" w:author="Administrator" w:date="2024-05-14T16:44:39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13</w:t>
              </w:r>
            </w:ins>
          </w:p>
        </w:tc>
        <w:tc>
          <w:tcPr>
            <w:tcW w:w="1940" w:type="dxa"/>
            <w:vMerge w:val="restart"/>
            <w:noWrap w:val="0"/>
            <w:vAlign w:val="center"/>
            <w:tcPrChange w:id="1747" w:author="Administrator" w:date="2024-05-14T16:45:00Z">
              <w:tcPr>
                <w:tcW w:w="1940" w:type="dxa"/>
                <w:vMerge w:val="restar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748" w:author="Administrator" w:date="2024-05-14T16:43:57Z"/>
                <w:rFonts w:hint="default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四十一层南面西起第九处</w:t>
            </w:r>
          </w:p>
        </w:tc>
        <w:tc>
          <w:tcPr>
            <w:tcW w:w="773" w:type="pct"/>
            <w:vMerge w:val="restart"/>
            <w:noWrap w:val="0"/>
            <w:vAlign w:val="center"/>
            <w:tcPrChange w:id="1749" w:author="Administrator" w:date="2024-05-14T16:45:00Z">
              <w:tcPr>
                <w:tcW w:w="1445" w:type="dxa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750" w:author="Administrator" w:date="2024-05-14T16:43:57Z"/>
                <w:rFonts w:hint="default"/>
              </w:rPr>
            </w:pPr>
            <w:r>
              <w:rPr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  <w:t>注胶尺寸</w:t>
            </w:r>
          </w:p>
        </w:tc>
        <w:tc>
          <w:tcPr>
            <w:tcW w:w="543" w:type="pct"/>
            <w:noWrap w:val="0"/>
            <w:vAlign w:val="center"/>
            <w:tcPrChange w:id="1751" w:author="Administrator" w:date="2024-05-14T16:45:00Z">
              <w:tcPr>
                <w:tcW w:w="1015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752" w:author="Administrator" w:date="2024-05-14T16:43:57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  <w:t>宽度</w:t>
            </w:r>
          </w:p>
        </w:tc>
        <w:tc>
          <w:tcPr>
            <w:tcW w:w="1025" w:type="pct"/>
            <w:noWrap w:val="0"/>
            <w:vAlign w:val="center"/>
            <w:tcPrChange w:id="1753" w:author="Administrator" w:date="2024-05-14T16:45:00Z">
              <w:tcPr>
                <w:tcW w:w="1916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754" w:author="Administrator" w:date="2024-05-14T16:43:57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/</w:t>
            </w:r>
          </w:p>
        </w:tc>
        <w:tc>
          <w:tcPr>
            <w:tcW w:w="760" w:type="pct"/>
            <w:noWrap w:val="0"/>
            <w:vAlign w:val="center"/>
            <w:tcPrChange w:id="1755" w:author="Administrator" w:date="2024-05-14T16:45:00Z">
              <w:tcPr>
                <w:tcW w:w="1421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756" w:author="Administrator" w:date="2024-05-14T16:43:57Z"/>
                <w:rFonts w:hint="eastAsia" w:ascii="Times New Roman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  <w:t>1</w:t>
            </w: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1.2</w:t>
            </w:r>
          </w:p>
        </w:tc>
        <w:tc>
          <w:tcPr>
            <w:tcW w:w="476" w:type="pct"/>
            <w:noWrap w:val="0"/>
            <w:vAlign w:val="center"/>
            <w:tcPrChange w:id="1757" w:author="Administrator" w:date="2024-05-14T16:45:00Z">
              <w:tcPr>
                <w:tcW w:w="890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758" w:author="Administrator" w:date="2024-05-14T16:43:57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60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759" w:author="Administrator" w:date="2024-05-14T16:43:57Z"/>
          <w:trPrChange w:id="1760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continue"/>
            <w:noWrap w:val="0"/>
            <w:vAlign w:val="center"/>
            <w:tcPrChange w:id="1761" w:author="Administrator" w:date="2024-05-14T16:45:00Z">
              <w:tcPr>
                <w:tcW w:w="715" w:type="dxa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762" w:author="Administrator" w:date="2024-05-14T16:43:57Z"/>
                <w:rFonts w:hint="default"/>
              </w:rPr>
            </w:pPr>
          </w:p>
        </w:tc>
        <w:tc>
          <w:tcPr>
            <w:tcW w:w="1038" w:type="pct"/>
            <w:vMerge w:val="continue"/>
            <w:noWrap w:val="0"/>
            <w:vAlign w:val="center"/>
            <w:tcPrChange w:id="1763" w:author="Administrator" w:date="2024-05-14T16:45:00Z">
              <w:tcPr>
                <w:tcW w:w="1940" w:type="dxa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764" w:author="Administrator" w:date="2024-05-14T16:43:57Z"/>
                <w:rFonts w:hint="default"/>
              </w:rPr>
            </w:pPr>
          </w:p>
        </w:tc>
        <w:tc>
          <w:tcPr>
            <w:tcW w:w="773" w:type="pct"/>
            <w:vMerge w:val="continue"/>
            <w:noWrap w:val="0"/>
            <w:vAlign w:val="center"/>
            <w:tcPrChange w:id="1765" w:author="Administrator" w:date="2024-05-14T16:45:00Z">
              <w:tcPr>
                <w:tcW w:w="1445" w:type="dxa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766" w:author="Administrator" w:date="2024-05-14T16:43:57Z"/>
                <w:rFonts w:hint="default"/>
              </w:rPr>
            </w:pPr>
          </w:p>
        </w:tc>
        <w:tc>
          <w:tcPr>
            <w:tcW w:w="543" w:type="pct"/>
            <w:noWrap w:val="0"/>
            <w:vAlign w:val="center"/>
            <w:tcPrChange w:id="1767" w:author="Administrator" w:date="2024-05-14T16:45:00Z">
              <w:tcPr>
                <w:tcW w:w="1015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768" w:author="Administrator" w:date="2024-05-14T16:43:57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  <w:t>厚度</w:t>
            </w:r>
          </w:p>
        </w:tc>
        <w:tc>
          <w:tcPr>
            <w:tcW w:w="1025" w:type="pct"/>
            <w:noWrap w:val="0"/>
            <w:vAlign w:val="center"/>
            <w:tcPrChange w:id="1769" w:author="Administrator" w:date="2024-05-14T16:45:00Z">
              <w:tcPr>
                <w:tcW w:w="1916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770" w:author="Administrator" w:date="2024-05-14T16:43:57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  <w:t>/</w:t>
            </w:r>
          </w:p>
        </w:tc>
        <w:tc>
          <w:tcPr>
            <w:tcW w:w="760" w:type="pct"/>
            <w:noWrap w:val="0"/>
            <w:vAlign w:val="center"/>
            <w:tcPrChange w:id="1771" w:author="Administrator" w:date="2024-05-14T16:45:00Z">
              <w:tcPr>
                <w:tcW w:w="1421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772" w:author="Administrator" w:date="2024-05-14T16:43:57Z"/>
                <w:rFonts w:hint="eastAsia" w:ascii="Times New Roman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9.2</w:t>
            </w:r>
          </w:p>
        </w:tc>
        <w:tc>
          <w:tcPr>
            <w:tcW w:w="476" w:type="pct"/>
            <w:noWrap w:val="0"/>
            <w:vAlign w:val="center"/>
            <w:tcPrChange w:id="1773" w:author="Administrator" w:date="2024-05-14T16:45:00Z">
              <w:tcPr>
                <w:tcW w:w="890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774" w:author="Administrator" w:date="2024-05-14T16:43:57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76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775" w:author="Administrator" w:date="2024-05-14T16:43:59Z"/>
          <w:trPrChange w:id="1776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restart"/>
            <w:noWrap w:val="0"/>
            <w:vAlign w:val="center"/>
            <w:tcPrChange w:id="1777" w:author="Administrator" w:date="2024-05-14T16:45:00Z">
              <w:tcPr>
                <w:tcW w:w="715" w:type="dxa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778" w:author="Administrator" w:date="2024-05-14T16:43:59Z"/>
                <w:rFonts w:hint="default"/>
                <w:lang w:val="en-US"/>
              </w:rPr>
            </w:pPr>
            <w:del w:id="1779" w:author="Administrator" w:date="2024-05-14T16:44:42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delText>5</w:delText>
              </w:r>
            </w:del>
            <w:ins w:id="1780" w:author="Administrator" w:date="2024-05-14T16:44:42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14</w:t>
              </w:r>
            </w:ins>
          </w:p>
        </w:tc>
        <w:tc>
          <w:tcPr>
            <w:tcW w:w="1940" w:type="dxa"/>
            <w:vMerge w:val="restart"/>
            <w:noWrap w:val="0"/>
            <w:vAlign w:val="center"/>
            <w:tcPrChange w:id="1781" w:author="Administrator" w:date="2024-05-14T16:45:00Z">
              <w:tcPr>
                <w:tcW w:w="1940" w:type="dxa"/>
                <w:vMerge w:val="restar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782" w:author="Administrator" w:date="2024-05-14T16:43:59Z"/>
                <w:rFonts w:hint="default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四十一层南面西起第九处</w:t>
            </w:r>
          </w:p>
        </w:tc>
        <w:tc>
          <w:tcPr>
            <w:tcW w:w="773" w:type="pct"/>
            <w:vMerge w:val="restart"/>
            <w:noWrap w:val="0"/>
            <w:vAlign w:val="center"/>
            <w:tcPrChange w:id="1783" w:author="Administrator" w:date="2024-05-14T16:45:00Z">
              <w:tcPr>
                <w:tcW w:w="1445" w:type="dxa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784" w:author="Administrator" w:date="2024-05-14T16:43:59Z"/>
                <w:rFonts w:hint="default"/>
              </w:rPr>
            </w:pPr>
            <w:r>
              <w:rPr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  <w:t>注胶尺寸</w:t>
            </w:r>
          </w:p>
        </w:tc>
        <w:tc>
          <w:tcPr>
            <w:tcW w:w="543" w:type="pct"/>
            <w:noWrap w:val="0"/>
            <w:vAlign w:val="center"/>
            <w:tcPrChange w:id="1785" w:author="Administrator" w:date="2024-05-14T16:45:00Z">
              <w:tcPr>
                <w:tcW w:w="1015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786" w:author="Administrator" w:date="2024-05-14T16:43:59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  <w:t>宽度</w:t>
            </w:r>
          </w:p>
        </w:tc>
        <w:tc>
          <w:tcPr>
            <w:tcW w:w="1025" w:type="pct"/>
            <w:noWrap w:val="0"/>
            <w:vAlign w:val="center"/>
            <w:tcPrChange w:id="1787" w:author="Administrator" w:date="2024-05-14T16:45:00Z">
              <w:tcPr>
                <w:tcW w:w="1916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788" w:author="Administrator" w:date="2024-05-14T16:43:59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/</w:t>
            </w:r>
          </w:p>
        </w:tc>
        <w:tc>
          <w:tcPr>
            <w:tcW w:w="760" w:type="pct"/>
            <w:noWrap w:val="0"/>
            <w:vAlign w:val="center"/>
            <w:tcPrChange w:id="1789" w:author="Administrator" w:date="2024-05-14T16:45:00Z">
              <w:tcPr>
                <w:tcW w:w="1421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790" w:author="Administrator" w:date="2024-05-14T16:43:59Z"/>
                <w:rFonts w:hint="eastAsia" w:ascii="Times New Roman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  <w:t>1</w:t>
            </w: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1.</w:t>
            </w:r>
            <w:del w:id="1791" w:author="Administrator" w:date="2024-05-14T16:46:03Z">
              <w:r>
                <w:rPr>
                  <w:rFonts w:hint="default" w:ascii="Times New Roman" w:cs="宋体"/>
                  <w:sz w:val="24"/>
                  <w:szCs w:val="24"/>
                  <w:lang w:val="en-US" w:eastAsia="zh-CN" w:bidi="ar-SA"/>
                </w:rPr>
                <w:delText>8</w:delText>
              </w:r>
            </w:del>
            <w:ins w:id="1792" w:author="Administrator" w:date="2024-05-14T16:46:03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7</w:t>
              </w:r>
            </w:ins>
          </w:p>
        </w:tc>
        <w:tc>
          <w:tcPr>
            <w:tcW w:w="476" w:type="pct"/>
            <w:noWrap w:val="0"/>
            <w:vAlign w:val="center"/>
            <w:tcPrChange w:id="1793" w:author="Administrator" w:date="2024-05-14T16:45:00Z">
              <w:tcPr>
                <w:tcW w:w="890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794" w:author="Administrator" w:date="2024-05-14T16:43:59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796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795" w:author="Administrator" w:date="2024-05-14T16:44:00Z"/>
          <w:trPrChange w:id="1796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continue"/>
            <w:noWrap w:val="0"/>
            <w:vAlign w:val="center"/>
            <w:tcPrChange w:id="1797" w:author="Administrator" w:date="2024-05-14T16:45:00Z">
              <w:tcPr>
                <w:tcW w:w="715" w:type="dxa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798" w:author="Administrator" w:date="2024-05-14T16:44:00Z"/>
                <w:rFonts w:hint="default"/>
              </w:rPr>
            </w:pPr>
          </w:p>
        </w:tc>
        <w:tc>
          <w:tcPr>
            <w:tcW w:w="1038" w:type="pct"/>
            <w:vMerge w:val="continue"/>
            <w:noWrap w:val="0"/>
            <w:vAlign w:val="center"/>
            <w:tcPrChange w:id="1799" w:author="Administrator" w:date="2024-05-14T16:45:00Z">
              <w:tcPr>
                <w:tcW w:w="1940" w:type="dxa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800" w:author="Administrator" w:date="2024-05-14T16:44:00Z"/>
                <w:rFonts w:hint="default"/>
              </w:rPr>
            </w:pPr>
          </w:p>
        </w:tc>
        <w:tc>
          <w:tcPr>
            <w:tcW w:w="773" w:type="pct"/>
            <w:vMerge w:val="continue"/>
            <w:noWrap w:val="0"/>
            <w:vAlign w:val="center"/>
            <w:tcPrChange w:id="1801" w:author="Administrator" w:date="2024-05-14T16:45:00Z">
              <w:tcPr>
                <w:tcW w:w="1445" w:type="dxa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802" w:author="Administrator" w:date="2024-05-14T16:44:00Z"/>
                <w:rFonts w:hint="default"/>
              </w:rPr>
            </w:pPr>
          </w:p>
        </w:tc>
        <w:tc>
          <w:tcPr>
            <w:tcW w:w="543" w:type="pct"/>
            <w:noWrap w:val="0"/>
            <w:vAlign w:val="center"/>
            <w:tcPrChange w:id="1803" w:author="Administrator" w:date="2024-05-14T16:45:00Z">
              <w:tcPr>
                <w:tcW w:w="1015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804" w:author="Administrator" w:date="2024-05-14T16:44:00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  <w:t>厚度</w:t>
            </w:r>
          </w:p>
        </w:tc>
        <w:tc>
          <w:tcPr>
            <w:tcW w:w="1025" w:type="pct"/>
            <w:noWrap w:val="0"/>
            <w:vAlign w:val="center"/>
            <w:tcPrChange w:id="1805" w:author="Administrator" w:date="2024-05-14T16:45:00Z">
              <w:tcPr>
                <w:tcW w:w="1916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806" w:author="Administrator" w:date="2024-05-14T16:44:00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  <w:t>/</w:t>
            </w:r>
          </w:p>
        </w:tc>
        <w:tc>
          <w:tcPr>
            <w:tcW w:w="760" w:type="pct"/>
            <w:noWrap w:val="0"/>
            <w:vAlign w:val="center"/>
            <w:tcPrChange w:id="1807" w:author="Administrator" w:date="2024-05-14T16:45:00Z">
              <w:tcPr>
                <w:tcW w:w="1421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808" w:author="Administrator" w:date="2024-05-14T16:44:00Z"/>
                <w:rFonts w:hint="eastAsia" w:ascii="Times New Roman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9.</w:t>
            </w:r>
            <w:del w:id="1809" w:author="Administrator" w:date="2024-05-14T16:46:06Z">
              <w:r>
                <w:rPr>
                  <w:rFonts w:hint="default" w:ascii="Times New Roman" w:cs="宋体"/>
                  <w:sz w:val="24"/>
                  <w:szCs w:val="24"/>
                  <w:lang w:val="en-US" w:eastAsia="zh-CN" w:bidi="ar-SA"/>
                </w:rPr>
                <w:delText>3</w:delText>
              </w:r>
            </w:del>
            <w:ins w:id="1810" w:author="Administrator" w:date="2024-05-14T16:46:06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0</w:t>
              </w:r>
            </w:ins>
          </w:p>
        </w:tc>
        <w:tc>
          <w:tcPr>
            <w:tcW w:w="476" w:type="pct"/>
            <w:noWrap w:val="0"/>
            <w:vAlign w:val="center"/>
            <w:tcPrChange w:id="1811" w:author="Administrator" w:date="2024-05-14T16:45:00Z">
              <w:tcPr>
                <w:tcW w:w="890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812" w:author="Administrator" w:date="2024-05-14T16:44:00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14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813" w:author="Administrator" w:date="2024-05-14T16:44:01Z"/>
          <w:trPrChange w:id="1814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restart"/>
            <w:noWrap w:val="0"/>
            <w:vAlign w:val="center"/>
            <w:tcPrChange w:id="1815" w:author="Administrator" w:date="2024-05-14T16:45:00Z">
              <w:tcPr>
                <w:tcW w:w="715" w:type="dxa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816" w:author="Administrator" w:date="2024-05-14T16:44:01Z"/>
                <w:rFonts w:hint="default"/>
                <w:lang w:val="en-US"/>
              </w:rPr>
            </w:pPr>
            <w:del w:id="1817" w:author="Administrator" w:date="2024-05-14T16:44:43Z">
              <w:r>
                <w:rPr>
                  <w:rFonts w:hint="default" w:ascii="Times New Roman" w:cs="宋体"/>
                  <w:sz w:val="24"/>
                  <w:szCs w:val="24"/>
                  <w:lang w:val="en-US" w:eastAsia="zh-CN" w:bidi="ar-SA"/>
                </w:rPr>
                <w:delText>6</w:delText>
              </w:r>
            </w:del>
            <w:ins w:id="1818" w:author="Administrator" w:date="2024-05-14T16:44:43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1</w:t>
              </w:r>
            </w:ins>
            <w:ins w:id="1819" w:author="Administrator" w:date="2024-05-14T16:44:44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5</w:t>
              </w:r>
            </w:ins>
          </w:p>
        </w:tc>
        <w:tc>
          <w:tcPr>
            <w:tcW w:w="1940" w:type="dxa"/>
            <w:vMerge w:val="restart"/>
            <w:noWrap w:val="0"/>
            <w:vAlign w:val="center"/>
            <w:tcPrChange w:id="1820" w:author="Administrator" w:date="2024-05-14T16:45:00Z">
              <w:tcPr>
                <w:tcW w:w="1940" w:type="dxa"/>
                <w:vMerge w:val="restar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821" w:author="Administrator" w:date="2024-05-14T16:44:01Z"/>
                <w:rFonts w:hint="default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四十二层南面西起第三处</w:t>
            </w:r>
          </w:p>
        </w:tc>
        <w:tc>
          <w:tcPr>
            <w:tcW w:w="773" w:type="pct"/>
            <w:vMerge w:val="restart"/>
            <w:noWrap w:val="0"/>
            <w:vAlign w:val="center"/>
            <w:tcPrChange w:id="1822" w:author="Administrator" w:date="2024-05-14T16:45:00Z">
              <w:tcPr>
                <w:tcW w:w="1445" w:type="dxa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823" w:author="Administrator" w:date="2024-05-14T16:44:01Z"/>
                <w:rFonts w:hint="default"/>
              </w:rPr>
            </w:pPr>
            <w:r>
              <w:rPr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  <w:t>注胶尺寸</w:t>
            </w:r>
          </w:p>
        </w:tc>
        <w:tc>
          <w:tcPr>
            <w:tcW w:w="543" w:type="pct"/>
            <w:noWrap w:val="0"/>
            <w:vAlign w:val="center"/>
            <w:tcPrChange w:id="1824" w:author="Administrator" w:date="2024-05-14T16:45:00Z">
              <w:tcPr>
                <w:tcW w:w="1015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825" w:author="Administrator" w:date="2024-05-14T16:44:01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  <w:t>宽度</w:t>
            </w:r>
          </w:p>
        </w:tc>
        <w:tc>
          <w:tcPr>
            <w:tcW w:w="1025" w:type="pct"/>
            <w:noWrap w:val="0"/>
            <w:vAlign w:val="center"/>
            <w:tcPrChange w:id="1826" w:author="Administrator" w:date="2024-05-14T16:45:00Z">
              <w:tcPr>
                <w:tcW w:w="1916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827" w:author="Administrator" w:date="2024-05-14T16:44:01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/</w:t>
            </w:r>
          </w:p>
        </w:tc>
        <w:tc>
          <w:tcPr>
            <w:tcW w:w="760" w:type="pct"/>
            <w:noWrap w:val="0"/>
            <w:vAlign w:val="center"/>
            <w:tcPrChange w:id="1828" w:author="Administrator" w:date="2024-05-14T16:45:00Z">
              <w:tcPr>
                <w:tcW w:w="1421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829" w:author="Administrator" w:date="2024-05-14T16:44:01Z"/>
                <w:rFonts w:hint="eastAsia" w:ascii="Times New Roman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  <w:t>1</w:t>
            </w: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0.</w:t>
            </w:r>
            <w:del w:id="1830" w:author="Administrator" w:date="2024-05-14T16:46:08Z">
              <w:r>
                <w:rPr>
                  <w:rFonts w:hint="default" w:ascii="Times New Roman" w:cs="宋体"/>
                  <w:sz w:val="24"/>
                  <w:szCs w:val="24"/>
                  <w:lang w:val="en-US" w:eastAsia="zh-CN" w:bidi="ar-SA"/>
                </w:rPr>
                <w:delText>8</w:delText>
              </w:r>
            </w:del>
            <w:ins w:id="1831" w:author="Administrator" w:date="2024-05-14T16:46:08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9</w:t>
              </w:r>
            </w:ins>
          </w:p>
        </w:tc>
        <w:tc>
          <w:tcPr>
            <w:tcW w:w="476" w:type="pct"/>
            <w:vMerge w:val="restart"/>
            <w:noWrap w:val="0"/>
            <w:vAlign w:val="center"/>
            <w:tcPrChange w:id="1832" w:author="Administrator" w:date="2024-05-14T16:45:00Z">
              <w:tcPr>
                <w:tcW w:w="890" w:type="dxa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833" w:author="Administrator" w:date="2024-05-14T16:44:01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35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834" w:author="Administrator" w:date="2024-05-14T16:44:02Z"/>
          <w:trPrChange w:id="1835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continue"/>
            <w:noWrap w:val="0"/>
            <w:vAlign w:val="center"/>
            <w:tcPrChange w:id="1836" w:author="Administrator" w:date="2024-05-14T16:45:00Z">
              <w:tcPr>
                <w:tcW w:w="715" w:type="dxa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837" w:author="Administrator" w:date="2024-05-14T16:44:02Z"/>
                <w:rFonts w:hint="default"/>
              </w:rPr>
            </w:pPr>
          </w:p>
        </w:tc>
        <w:tc>
          <w:tcPr>
            <w:tcW w:w="1038" w:type="pct"/>
            <w:vMerge w:val="continue"/>
            <w:noWrap w:val="0"/>
            <w:vAlign w:val="center"/>
            <w:tcPrChange w:id="1838" w:author="Administrator" w:date="2024-05-14T16:45:00Z">
              <w:tcPr>
                <w:tcW w:w="1940" w:type="dxa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839" w:author="Administrator" w:date="2024-05-14T16:44:02Z"/>
                <w:rFonts w:hint="default"/>
              </w:rPr>
            </w:pPr>
          </w:p>
        </w:tc>
        <w:tc>
          <w:tcPr>
            <w:tcW w:w="773" w:type="pct"/>
            <w:vMerge w:val="continue"/>
            <w:noWrap w:val="0"/>
            <w:vAlign w:val="center"/>
            <w:tcPrChange w:id="1840" w:author="Administrator" w:date="2024-05-14T16:45:00Z">
              <w:tcPr>
                <w:tcW w:w="1445" w:type="dxa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841" w:author="Administrator" w:date="2024-05-14T16:44:02Z"/>
                <w:rFonts w:hint="default"/>
              </w:rPr>
            </w:pPr>
          </w:p>
        </w:tc>
        <w:tc>
          <w:tcPr>
            <w:tcW w:w="543" w:type="pct"/>
            <w:noWrap w:val="0"/>
            <w:vAlign w:val="center"/>
            <w:tcPrChange w:id="1842" w:author="Administrator" w:date="2024-05-14T16:45:00Z">
              <w:tcPr>
                <w:tcW w:w="1015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843" w:author="Administrator" w:date="2024-05-14T16:44:0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  <w:t>厚度</w:t>
            </w:r>
          </w:p>
        </w:tc>
        <w:tc>
          <w:tcPr>
            <w:tcW w:w="1025" w:type="pct"/>
            <w:noWrap w:val="0"/>
            <w:vAlign w:val="center"/>
            <w:tcPrChange w:id="1844" w:author="Administrator" w:date="2024-05-14T16:45:00Z">
              <w:tcPr>
                <w:tcW w:w="1916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845" w:author="Administrator" w:date="2024-05-14T16:44:02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  <w:t>/</w:t>
            </w:r>
          </w:p>
        </w:tc>
        <w:tc>
          <w:tcPr>
            <w:tcW w:w="760" w:type="pct"/>
            <w:noWrap w:val="0"/>
            <w:vAlign w:val="center"/>
            <w:tcPrChange w:id="1846" w:author="Administrator" w:date="2024-05-14T16:45:00Z">
              <w:tcPr>
                <w:tcW w:w="1421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847" w:author="Administrator" w:date="2024-05-14T16:44:02Z"/>
                <w:rFonts w:hint="eastAsia" w:ascii="Times New Roman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9.</w:t>
            </w:r>
            <w:del w:id="1848" w:author="Administrator" w:date="2024-05-14T16:46:10Z">
              <w:r>
                <w:rPr>
                  <w:rFonts w:hint="default" w:ascii="Times New Roman" w:cs="宋体"/>
                  <w:sz w:val="24"/>
                  <w:szCs w:val="24"/>
                  <w:lang w:val="en-US" w:eastAsia="zh-CN" w:bidi="ar-SA"/>
                </w:rPr>
                <w:delText>0</w:delText>
              </w:r>
            </w:del>
            <w:ins w:id="1849" w:author="Administrator" w:date="2024-05-14T16:46:10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1</w:t>
              </w:r>
            </w:ins>
          </w:p>
        </w:tc>
        <w:tc>
          <w:tcPr>
            <w:tcW w:w="476" w:type="pct"/>
            <w:vMerge w:val="continue"/>
            <w:noWrap w:val="0"/>
            <w:vAlign w:val="center"/>
            <w:tcPrChange w:id="1850" w:author="Administrator" w:date="2024-05-14T16:45:00Z">
              <w:tcPr>
                <w:tcW w:w="890" w:type="dxa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851" w:author="Administrator" w:date="2024-05-14T16:44:0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53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852" w:author="Administrator" w:date="2024-05-14T16:44:03Z"/>
          <w:trPrChange w:id="1853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restart"/>
            <w:noWrap w:val="0"/>
            <w:vAlign w:val="center"/>
            <w:tcPrChange w:id="1854" w:author="Administrator" w:date="2024-05-14T16:45:00Z">
              <w:tcPr>
                <w:tcW w:w="715" w:type="dxa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855" w:author="Administrator" w:date="2024-05-14T16:44:03Z"/>
                <w:rFonts w:hint="default"/>
                <w:lang w:val="en-US"/>
              </w:rPr>
            </w:pPr>
            <w:del w:id="1856" w:author="Administrator" w:date="2024-05-14T16:44:48Z">
              <w:r>
                <w:rPr>
                  <w:rFonts w:hint="default" w:ascii="Times New Roman" w:cs="宋体"/>
                  <w:sz w:val="24"/>
                  <w:szCs w:val="24"/>
                  <w:lang w:val="en-US" w:eastAsia="zh-CN" w:bidi="ar-SA"/>
                </w:rPr>
                <w:delText>7</w:delText>
              </w:r>
            </w:del>
            <w:ins w:id="1857" w:author="Administrator" w:date="2024-05-14T16:44:48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16</w:t>
              </w:r>
            </w:ins>
          </w:p>
        </w:tc>
        <w:tc>
          <w:tcPr>
            <w:tcW w:w="1940" w:type="dxa"/>
            <w:vMerge w:val="restart"/>
            <w:noWrap w:val="0"/>
            <w:vAlign w:val="center"/>
            <w:tcPrChange w:id="1858" w:author="Administrator" w:date="2024-05-14T16:45:00Z">
              <w:tcPr>
                <w:tcW w:w="1940" w:type="dxa"/>
                <w:vMerge w:val="restar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859" w:author="Administrator" w:date="2024-05-14T16:44:03Z"/>
                <w:rFonts w:hint="default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四十二层东面南起第三处</w:t>
            </w:r>
          </w:p>
        </w:tc>
        <w:tc>
          <w:tcPr>
            <w:tcW w:w="773" w:type="pct"/>
            <w:vMerge w:val="restart"/>
            <w:noWrap w:val="0"/>
            <w:vAlign w:val="center"/>
            <w:tcPrChange w:id="1860" w:author="Administrator" w:date="2024-05-14T16:45:00Z">
              <w:tcPr>
                <w:tcW w:w="1445" w:type="dxa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861" w:author="Administrator" w:date="2024-05-14T16:44:03Z"/>
                <w:rFonts w:hint="default"/>
              </w:rPr>
            </w:pPr>
            <w:r>
              <w:rPr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  <w:t>注胶尺寸</w:t>
            </w:r>
          </w:p>
        </w:tc>
        <w:tc>
          <w:tcPr>
            <w:tcW w:w="543" w:type="pct"/>
            <w:noWrap w:val="0"/>
            <w:vAlign w:val="center"/>
            <w:tcPrChange w:id="1862" w:author="Administrator" w:date="2024-05-14T16:45:00Z">
              <w:tcPr>
                <w:tcW w:w="1015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863" w:author="Administrator" w:date="2024-05-14T16:44:03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  <w:t>宽度</w:t>
            </w:r>
          </w:p>
        </w:tc>
        <w:tc>
          <w:tcPr>
            <w:tcW w:w="1025" w:type="pct"/>
            <w:noWrap w:val="0"/>
            <w:vAlign w:val="center"/>
            <w:tcPrChange w:id="1864" w:author="Administrator" w:date="2024-05-14T16:45:00Z">
              <w:tcPr>
                <w:tcW w:w="1916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865" w:author="Administrator" w:date="2024-05-14T16:44:03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/</w:t>
            </w:r>
          </w:p>
        </w:tc>
        <w:tc>
          <w:tcPr>
            <w:tcW w:w="760" w:type="pct"/>
            <w:noWrap w:val="0"/>
            <w:vAlign w:val="center"/>
            <w:tcPrChange w:id="1866" w:author="Administrator" w:date="2024-05-14T16:45:00Z">
              <w:tcPr>
                <w:tcW w:w="1421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867" w:author="Administrator" w:date="2024-05-14T16:44:03Z"/>
                <w:rFonts w:hint="eastAsia" w:ascii="Times New Roman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  <w:t>1</w:t>
            </w: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1.1</w:t>
            </w:r>
          </w:p>
        </w:tc>
        <w:tc>
          <w:tcPr>
            <w:tcW w:w="476" w:type="pct"/>
            <w:vMerge w:val="restart"/>
            <w:noWrap w:val="0"/>
            <w:vAlign w:val="center"/>
            <w:tcPrChange w:id="1868" w:author="Administrator" w:date="2024-05-14T16:45:00Z">
              <w:tcPr>
                <w:tcW w:w="890" w:type="dxa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869" w:author="Administrator" w:date="2024-05-14T16:44:03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71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870" w:author="Administrator" w:date="2024-05-14T16:44:04Z"/>
          <w:trPrChange w:id="1871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continue"/>
            <w:noWrap w:val="0"/>
            <w:vAlign w:val="center"/>
            <w:tcPrChange w:id="1872" w:author="Administrator" w:date="2024-05-14T16:45:00Z">
              <w:tcPr>
                <w:tcW w:w="715" w:type="dxa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873" w:author="Administrator" w:date="2024-05-14T16:44:04Z"/>
                <w:rFonts w:hint="default"/>
              </w:rPr>
            </w:pPr>
          </w:p>
        </w:tc>
        <w:tc>
          <w:tcPr>
            <w:tcW w:w="1038" w:type="pct"/>
            <w:vMerge w:val="continue"/>
            <w:noWrap w:val="0"/>
            <w:vAlign w:val="center"/>
            <w:tcPrChange w:id="1874" w:author="Administrator" w:date="2024-05-14T16:45:00Z">
              <w:tcPr>
                <w:tcW w:w="1940" w:type="dxa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875" w:author="Administrator" w:date="2024-05-14T16:44:04Z"/>
                <w:rFonts w:hint="default"/>
              </w:rPr>
            </w:pPr>
          </w:p>
        </w:tc>
        <w:tc>
          <w:tcPr>
            <w:tcW w:w="773" w:type="pct"/>
            <w:vMerge w:val="continue"/>
            <w:noWrap w:val="0"/>
            <w:vAlign w:val="center"/>
            <w:tcPrChange w:id="1876" w:author="Administrator" w:date="2024-05-14T16:45:00Z">
              <w:tcPr>
                <w:tcW w:w="1445" w:type="dxa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877" w:author="Administrator" w:date="2024-05-14T16:44:04Z"/>
                <w:rFonts w:hint="default"/>
              </w:rPr>
            </w:pPr>
          </w:p>
        </w:tc>
        <w:tc>
          <w:tcPr>
            <w:tcW w:w="543" w:type="pct"/>
            <w:noWrap w:val="0"/>
            <w:vAlign w:val="center"/>
            <w:tcPrChange w:id="1878" w:author="Administrator" w:date="2024-05-14T16:45:00Z">
              <w:tcPr>
                <w:tcW w:w="1015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879" w:author="Administrator" w:date="2024-05-14T16:44:04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  <w:t>厚度</w:t>
            </w:r>
          </w:p>
        </w:tc>
        <w:tc>
          <w:tcPr>
            <w:tcW w:w="1025" w:type="pct"/>
            <w:noWrap w:val="0"/>
            <w:vAlign w:val="center"/>
            <w:tcPrChange w:id="1880" w:author="Administrator" w:date="2024-05-14T16:45:00Z">
              <w:tcPr>
                <w:tcW w:w="1916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881" w:author="Administrator" w:date="2024-05-14T16:44:04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  <w:t>/</w:t>
            </w:r>
          </w:p>
        </w:tc>
        <w:tc>
          <w:tcPr>
            <w:tcW w:w="760" w:type="pct"/>
            <w:noWrap w:val="0"/>
            <w:vAlign w:val="center"/>
            <w:tcPrChange w:id="1882" w:author="Administrator" w:date="2024-05-14T16:45:00Z">
              <w:tcPr>
                <w:tcW w:w="1421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883" w:author="Administrator" w:date="2024-05-14T16:44:04Z"/>
                <w:rFonts w:hint="eastAsia" w:ascii="Times New Roman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9.</w:t>
            </w:r>
            <w:del w:id="1884" w:author="Administrator" w:date="2024-05-14T16:46:12Z">
              <w:r>
                <w:rPr>
                  <w:rFonts w:hint="default" w:ascii="Times New Roman" w:cs="宋体"/>
                  <w:sz w:val="24"/>
                  <w:szCs w:val="24"/>
                  <w:lang w:val="en-US" w:eastAsia="zh-CN" w:bidi="ar-SA"/>
                </w:rPr>
                <w:delText>2</w:delText>
              </w:r>
            </w:del>
            <w:ins w:id="1885" w:author="Administrator" w:date="2024-05-14T16:46:12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3</w:t>
              </w:r>
            </w:ins>
          </w:p>
        </w:tc>
        <w:tc>
          <w:tcPr>
            <w:tcW w:w="476" w:type="pct"/>
            <w:vMerge w:val="continue"/>
            <w:noWrap w:val="0"/>
            <w:vAlign w:val="center"/>
            <w:tcPrChange w:id="1886" w:author="Administrator" w:date="2024-05-14T16:45:00Z">
              <w:tcPr>
                <w:tcW w:w="890" w:type="dxa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887" w:author="Administrator" w:date="2024-05-14T16:44:04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889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888" w:author="Administrator" w:date="2024-05-14T16:44:06Z"/>
          <w:trPrChange w:id="1889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restart"/>
            <w:noWrap w:val="0"/>
            <w:vAlign w:val="center"/>
            <w:tcPrChange w:id="1890" w:author="Administrator" w:date="2024-05-14T16:45:00Z">
              <w:tcPr>
                <w:tcW w:w="715" w:type="dxa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891" w:author="Administrator" w:date="2024-05-14T16:44:06Z"/>
                <w:rFonts w:hint="default"/>
                <w:lang w:val="en-US"/>
              </w:rPr>
            </w:pPr>
            <w:del w:id="1892" w:author="Administrator" w:date="2024-05-14T16:44:50Z">
              <w:r>
                <w:rPr>
                  <w:rFonts w:hint="default" w:ascii="Times New Roman" w:cs="宋体"/>
                  <w:sz w:val="24"/>
                  <w:szCs w:val="24"/>
                  <w:lang w:val="en-US" w:eastAsia="zh-CN" w:bidi="ar-SA"/>
                </w:rPr>
                <w:delText>8</w:delText>
              </w:r>
            </w:del>
            <w:ins w:id="1893" w:author="Administrator" w:date="2024-05-14T16:44:50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17</w:t>
              </w:r>
            </w:ins>
          </w:p>
        </w:tc>
        <w:tc>
          <w:tcPr>
            <w:tcW w:w="1940" w:type="dxa"/>
            <w:vMerge w:val="restart"/>
            <w:noWrap w:val="0"/>
            <w:vAlign w:val="center"/>
            <w:tcPrChange w:id="1894" w:author="Administrator" w:date="2024-05-14T16:45:00Z">
              <w:tcPr>
                <w:tcW w:w="1940" w:type="dxa"/>
                <w:vMerge w:val="restar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895" w:author="Administrator" w:date="2024-05-14T16:44:06Z"/>
                <w:rFonts w:hint="default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四十三层南面西起第九处</w:t>
            </w:r>
          </w:p>
        </w:tc>
        <w:tc>
          <w:tcPr>
            <w:tcW w:w="773" w:type="pct"/>
            <w:vMerge w:val="restart"/>
            <w:noWrap w:val="0"/>
            <w:vAlign w:val="center"/>
            <w:tcPrChange w:id="1896" w:author="Administrator" w:date="2024-05-14T16:45:00Z">
              <w:tcPr>
                <w:tcW w:w="1445" w:type="dxa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897" w:author="Administrator" w:date="2024-05-14T16:44:06Z"/>
                <w:rFonts w:hint="default"/>
              </w:rPr>
            </w:pPr>
            <w:r>
              <w:rPr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  <w:t>注胶尺寸</w:t>
            </w:r>
          </w:p>
        </w:tc>
        <w:tc>
          <w:tcPr>
            <w:tcW w:w="543" w:type="pct"/>
            <w:noWrap w:val="0"/>
            <w:vAlign w:val="center"/>
            <w:tcPrChange w:id="1898" w:author="Administrator" w:date="2024-05-14T16:45:00Z">
              <w:tcPr>
                <w:tcW w:w="1015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899" w:author="Administrator" w:date="2024-05-14T16:44:06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  <w:t>宽度</w:t>
            </w:r>
          </w:p>
        </w:tc>
        <w:tc>
          <w:tcPr>
            <w:tcW w:w="1025" w:type="pct"/>
            <w:noWrap w:val="0"/>
            <w:vAlign w:val="center"/>
            <w:tcPrChange w:id="1900" w:author="Administrator" w:date="2024-05-14T16:45:00Z">
              <w:tcPr>
                <w:tcW w:w="1916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901" w:author="Administrator" w:date="2024-05-14T16:44:06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/</w:t>
            </w:r>
          </w:p>
        </w:tc>
        <w:tc>
          <w:tcPr>
            <w:tcW w:w="760" w:type="pct"/>
            <w:noWrap w:val="0"/>
            <w:vAlign w:val="center"/>
            <w:tcPrChange w:id="1902" w:author="Administrator" w:date="2024-05-14T16:45:00Z">
              <w:tcPr>
                <w:tcW w:w="1421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903" w:author="Administrator" w:date="2024-05-14T16:44:06Z"/>
                <w:rFonts w:hint="default" w:ascii="Times New Roman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  <w:t>1</w:t>
            </w: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0.</w:t>
            </w:r>
            <w:del w:id="1904" w:author="Administrator" w:date="2024-05-14T16:46:14Z">
              <w:r>
                <w:rPr>
                  <w:rFonts w:hint="default" w:ascii="Times New Roman" w:cs="宋体"/>
                  <w:sz w:val="24"/>
                  <w:szCs w:val="24"/>
                  <w:lang w:val="en-US" w:eastAsia="zh-CN" w:bidi="ar-SA"/>
                </w:rPr>
                <w:delText>6</w:delText>
              </w:r>
            </w:del>
            <w:ins w:id="1905" w:author="Administrator" w:date="2024-05-14T16:46:16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7</w:t>
              </w:r>
            </w:ins>
          </w:p>
        </w:tc>
        <w:tc>
          <w:tcPr>
            <w:tcW w:w="476" w:type="pct"/>
            <w:vMerge w:val="restart"/>
            <w:noWrap w:val="0"/>
            <w:vAlign w:val="center"/>
            <w:tcPrChange w:id="1906" w:author="Administrator" w:date="2024-05-14T16:45:00Z">
              <w:tcPr>
                <w:tcW w:w="890" w:type="dxa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907" w:author="Administrator" w:date="2024-05-14T16:44:06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09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908" w:author="Administrator" w:date="2024-05-14T16:44:06Z"/>
          <w:trPrChange w:id="1909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continue"/>
            <w:noWrap w:val="0"/>
            <w:vAlign w:val="center"/>
            <w:tcPrChange w:id="1910" w:author="Administrator" w:date="2024-05-14T16:45:00Z">
              <w:tcPr>
                <w:tcW w:w="715" w:type="dxa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911" w:author="Administrator" w:date="2024-05-14T16:44:06Z"/>
                <w:rFonts w:hint="default"/>
              </w:rPr>
            </w:pPr>
          </w:p>
        </w:tc>
        <w:tc>
          <w:tcPr>
            <w:tcW w:w="1038" w:type="pct"/>
            <w:vMerge w:val="continue"/>
            <w:noWrap w:val="0"/>
            <w:vAlign w:val="center"/>
            <w:tcPrChange w:id="1912" w:author="Administrator" w:date="2024-05-14T16:45:00Z">
              <w:tcPr>
                <w:tcW w:w="1940" w:type="dxa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913" w:author="Administrator" w:date="2024-05-14T16:44:06Z"/>
                <w:rFonts w:hint="default"/>
              </w:rPr>
            </w:pPr>
          </w:p>
        </w:tc>
        <w:tc>
          <w:tcPr>
            <w:tcW w:w="773" w:type="pct"/>
            <w:vMerge w:val="continue"/>
            <w:noWrap w:val="0"/>
            <w:vAlign w:val="center"/>
            <w:tcPrChange w:id="1914" w:author="Administrator" w:date="2024-05-14T16:45:00Z">
              <w:tcPr>
                <w:tcW w:w="1445" w:type="dxa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915" w:author="Administrator" w:date="2024-05-14T16:44:06Z"/>
                <w:rFonts w:hint="default"/>
              </w:rPr>
            </w:pPr>
          </w:p>
        </w:tc>
        <w:tc>
          <w:tcPr>
            <w:tcW w:w="543" w:type="pct"/>
            <w:noWrap w:val="0"/>
            <w:vAlign w:val="center"/>
            <w:tcPrChange w:id="1916" w:author="Administrator" w:date="2024-05-14T16:45:00Z">
              <w:tcPr>
                <w:tcW w:w="1015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917" w:author="Administrator" w:date="2024-05-14T16:44:06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  <w:t>厚度</w:t>
            </w:r>
          </w:p>
        </w:tc>
        <w:tc>
          <w:tcPr>
            <w:tcW w:w="1025" w:type="pct"/>
            <w:noWrap w:val="0"/>
            <w:vAlign w:val="center"/>
            <w:tcPrChange w:id="1918" w:author="Administrator" w:date="2024-05-14T16:45:00Z">
              <w:tcPr>
                <w:tcW w:w="1916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919" w:author="Administrator" w:date="2024-05-14T16:44:06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  <w:t>/</w:t>
            </w:r>
          </w:p>
        </w:tc>
        <w:tc>
          <w:tcPr>
            <w:tcW w:w="760" w:type="pct"/>
            <w:noWrap w:val="0"/>
            <w:vAlign w:val="center"/>
            <w:tcPrChange w:id="1920" w:author="Administrator" w:date="2024-05-14T16:45:00Z">
              <w:tcPr>
                <w:tcW w:w="1421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921" w:author="Administrator" w:date="2024-05-14T16:44:06Z"/>
                <w:rFonts w:hint="eastAsia" w:ascii="Times New Roman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9.4</w:t>
            </w:r>
          </w:p>
        </w:tc>
        <w:tc>
          <w:tcPr>
            <w:tcW w:w="476" w:type="pct"/>
            <w:vMerge w:val="continue"/>
            <w:noWrap w:val="0"/>
            <w:vAlign w:val="center"/>
            <w:tcPrChange w:id="1922" w:author="Administrator" w:date="2024-05-14T16:45:00Z">
              <w:tcPr>
                <w:tcW w:w="890" w:type="dxa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923" w:author="Administrator" w:date="2024-05-14T16:44:06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25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924" w:author="Administrator" w:date="2024-05-14T16:44:08Z"/>
          <w:trPrChange w:id="1925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noWrap w:val="0"/>
            <w:vAlign w:val="center"/>
            <w:tcPrChange w:id="1926" w:author="Administrator" w:date="2024-05-14T16:45:00Z">
              <w:tcPr>
                <w:tcW w:w="715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927" w:author="Administrator" w:date="2024-05-14T16:44:08Z"/>
                <w:rFonts w:hint="default"/>
                <w:lang w:val="en-US"/>
              </w:rPr>
            </w:pPr>
            <w:del w:id="1928" w:author="Administrator" w:date="2024-05-14T16:44:52Z">
              <w:r>
                <w:rPr>
                  <w:rFonts w:hint="default" w:ascii="Times New Roman" w:cs="宋体"/>
                  <w:sz w:val="24"/>
                  <w:szCs w:val="24"/>
                  <w:lang w:val="en-US" w:eastAsia="zh-CN" w:bidi="ar-SA"/>
                </w:rPr>
                <w:delText>9</w:delText>
              </w:r>
            </w:del>
            <w:ins w:id="1929" w:author="Administrator" w:date="2024-05-14T16:44:52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18</w:t>
              </w:r>
            </w:ins>
          </w:p>
        </w:tc>
        <w:tc>
          <w:tcPr>
            <w:tcW w:w="1940" w:type="dxa"/>
            <w:noWrap w:val="0"/>
            <w:vAlign w:val="center"/>
            <w:tcPrChange w:id="1930" w:author="Administrator" w:date="2024-05-14T16:45:00Z">
              <w:tcPr>
                <w:tcW w:w="1940" w:type="dxa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931" w:author="Administrator" w:date="2024-05-14T16:44:08Z"/>
                <w:rFonts w:hint="default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四十三层南面西起第十三处</w:t>
            </w:r>
          </w:p>
        </w:tc>
        <w:tc>
          <w:tcPr>
            <w:tcW w:w="773" w:type="pct"/>
            <w:noWrap w:val="0"/>
            <w:vAlign w:val="center"/>
            <w:tcPrChange w:id="1932" w:author="Administrator" w:date="2024-05-14T16:45:00Z">
              <w:tcPr>
                <w:tcW w:w="1445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933" w:author="Administrator" w:date="2024-05-14T16:44:08Z"/>
                <w:rFonts w:hint="default"/>
              </w:rPr>
            </w:pPr>
            <w:r>
              <w:rPr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  <w:t>注胶尺寸</w:t>
            </w:r>
          </w:p>
        </w:tc>
        <w:tc>
          <w:tcPr>
            <w:tcW w:w="543" w:type="pct"/>
            <w:noWrap w:val="0"/>
            <w:vAlign w:val="center"/>
            <w:tcPrChange w:id="1934" w:author="Administrator" w:date="2024-05-14T16:45:00Z">
              <w:tcPr>
                <w:tcW w:w="1015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935" w:author="Administrator" w:date="2024-05-14T16:44:08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  <w:t>宽度</w:t>
            </w:r>
          </w:p>
        </w:tc>
        <w:tc>
          <w:tcPr>
            <w:tcW w:w="1025" w:type="pct"/>
            <w:noWrap w:val="0"/>
            <w:vAlign w:val="center"/>
            <w:tcPrChange w:id="1936" w:author="Administrator" w:date="2024-05-14T16:45:00Z">
              <w:tcPr>
                <w:tcW w:w="1916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937" w:author="Administrator" w:date="2024-05-14T16:44:08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/</w:t>
            </w:r>
          </w:p>
        </w:tc>
        <w:tc>
          <w:tcPr>
            <w:tcW w:w="760" w:type="pct"/>
            <w:noWrap w:val="0"/>
            <w:vAlign w:val="center"/>
            <w:tcPrChange w:id="1938" w:author="Administrator" w:date="2024-05-14T16:45:00Z">
              <w:tcPr>
                <w:tcW w:w="1421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939" w:author="Administrator" w:date="2024-05-14T16:44:08Z"/>
                <w:rFonts w:hint="eastAsia" w:ascii="Times New Roman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  <w:t>1</w:t>
            </w: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0.9</w:t>
            </w:r>
          </w:p>
        </w:tc>
        <w:tc>
          <w:tcPr>
            <w:tcW w:w="476" w:type="pct"/>
            <w:noWrap w:val="0"/>
            <w:vAlign w:val="center"/>
            <w:tcPrChange w:id="1940" w:author="Administrator" w:date="2024-05-14T16:45:00Z">
              <w:tcPr>
                <w:tcW w:w="890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941" w:author="Administrator" w:date="2024-05-14T16:44:08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43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942" w:author="Administrator" w:date="2024-05-14T16:44:09Z"/>
          <w:trPrChange w:id="1943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restart"/>
            <w:noWrap w:val="0"/>
            <w:vAlign w:val="center"/>
            <w:tcPrChange w:id="1944" w:author="Administrator" w:date="2024-05-14T16:45:00Z">
              <w:tcPr>
                <w:tcW w:w="715" w:type="dxa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945" w:author="Administrator" w:date="2024-05-14T16:44:09Z"/>
                <w:rFonts w:hint="default"/>
              </w:rPr>
            </w:pPr>
            <w:ins w:id="1946" w:author="Administrator" w:date="2024-05-14T16:44:56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19</w:t>
              </w:r>
            </w:ins>
            <w:del w:id="1947" w:author="Administrator" w:date="2024-05-14T16:44:55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delText>1</w:delText>
              </w:r>
            </w:del>
          </w:p>
        </w:tc>
        <w:tc>
          <w:tcPr>
            <w:tcW w:w="1940" w:type="dxa"/>
            <w:vMerge w:val="restart"/>
            <w:noWrap w:val="0"/>
            <w:vAlign w:val="center"/>
            <w:tcPrChange w:id="1948" w:author="Administrator" w:date="2024-05-14T16:45:00Z">
              <w:tcPr>
                <w:tcW w:w="1940" w:type="dxa"/>
                <w:vMerge w:val="restart"/>
                <w:noWrap w:val="0"/>
                <w:vAlign w:val="center"/>
              </w:tcPr>
            </w:tcPrChange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949" w:author="Administrator" w:date="2024-05-14T16:44:09Z"/>
                <w:rFonts w:hint="default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四十四层南面西起第九处</w:t>
            </w:r>
          </w:p>
        </w:tc>
        <w:tc>
          <w:tcPr>
            <w:tcW w:w="773" w:type="pct"/>
            <w:vMerge w:val="restart"/>
            <w:noWrap w:val="0"/>
            <w:vAlign w:val="center"/>
            <w:tcPrChange w:id="1950" w:author="Administrator" w:date="2024-05-14T16:45:00Z">
              <w:tcPr>
                <w:tcW w:w="1445" w:type="dxa"/>
                <w:vMerge w:val="restart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951" w:author="Administrator" w:date="2024-05-14T16:44:09Z"/>
                <w:rFonts w:hint="default"/>
              </w:rPr>
            </w:pPr>
            <w:r>
              <w:rPr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  <w:t>注胶尺寸</w:t>
            </w:r>
          </w:p>
        </w:tc>
        <w:tc>
          <w:tcPr>
            <w:tcW w:w="543" w:type="pct"/>
            <w:noWrap w:val="0"/>
            <w:vAlign w:val="center"/>
            <w:tcPrChange w:id="1952" w:author="Administrator" w:date="2024-05-14T16:45:00Z">
              <w:tcPr>
                <w:tcW w:w="1015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953" w:author="Administrator" w:date="2024-05-14T16:44:09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  <w:t>宽度</w:t>
            </w:r>
          </w:p>
        </w:tc>
        <w:tc>
          <w:tcPr>
            <w:tcW w:w="1025" w:type="pct"/>
            <w:noWrap w:val="0"/>
            <w:vAlign w:val="center"/>
            <w:tcPrChange w:id="1954" w:author="Administrator" w:date="2024-05-14T16:45:00Z">
              <w:tcPr>
                <w:tcW w:w="1916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955" w:author="Administrator" w:date="2024-05-14T16:44:09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/</w:t>
            </w:r>
          </w:p>
        </w:tc>
        <w:tc>
          <w:tcPr>
            <w:tcW w:w="760" w:type="pct"/>
            <w:noWrap w:val="0"/>
            <w:vAlign w:val="center"/>
            <w:tcPrChange w:id="1956" w:author="Administrator" w:date="2024-05-14T16:45:00Z">
              <w:tcPr>
                <w:tcW w:w="1421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957" w:author="Administrator" w:date="2024-05-14T16:44:09Z"/>
                <w:rFonts w:hint="eastAsia" w:ascii="Times New Roman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11.</w:t>
            </w:r>
            <w:del w:id="1958" w:author="Administrator" w:date="2024-05-14T16:46:20Z">
              <w:r>
                <w:rPr>
                  <w:rFonts w:hint="default" w:ascii="Times New Roman" w:cs="宋体"/>
                  <w:sz w:val="24"/>
                  <w:szCs w:val="24"/>
                  <w:lang w:val="en-US" w:eastAsia="zh-CN" w:bidi="ar-SA"/>
                </w:rPr>
                <w:delText>2</w:delText>
              </w:r>
            </w:del>
            <w:ins w:id="1959" w:author="Administrator" w:date="2024-05-14T16:46:20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4</w:t>
              </w:r>
            </w:ins>
          </w:p>
        </w:tc>
        <w:tc>
          <w:tcPr>
            <w:tcW w:w="476" w:type="pct"/>
            <w:noWrap w:val="0"/>
            <w:vAlign w:val="center"/>
            <w:tcPrChange w:id="1960" w:author="Administrator" w:date="2024-05-14T16:45:00Z">
              <w:tcPr>
                <w:tcW w:w="890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961" w:author="Administrator" w:date="2024-05-14T16:44:09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  <w:tblPrExChange w:id="1963" w:author="Administrator" w:date="2024-05-14T16:45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cantSplit/>
          <w:trHeight w:val="454" w:hRule="atLeast"/>
          <w:jc w:val="center"/>
          <w:ins w:id="1962" w:author="Administrator" w:date="2024-05-14T16:44:10Z"/>
          <w:trPrChange w:id="1963" w:author="Administrator" w:date="2024-05-14T16:45:00Z">
            <w:trPr>
              <w:cantSplit/>
              <w:trHeight w:val="454" w:hRule="atLeast"/>
              <w:jc w:val="center"/>
            </w:trPr>
          </w:trPrChange>
        </w:trPr>
        <w:tc>
          <w:tcPr>
            <w:tcW w:w="382" w:type="pct"/>
            <w:vMerge w:val="continue"/>
            <w:noWrap w:val="0"/>
            <w:vAlign w:val="center"/>
            <w:tcPrChange w:id="1964" w:author="Administrator" w:date="2024-05-14T16:45:00Z">
              <w:tcPr>
                <w:tcW w:w="715" w:type="dxa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965" w:author="Administrator" w:date="2024-05-14T16:44:10Z"/>
                <w:rFonts w:hint="default"/>
              </w:rPr>
            </w:pPr>
          </w:p>
        </w:tc>
        <w:tc>
          <w:tcPr>
            <w:tcW w:w="1038" w:type="pct"/>
            <w:vMerge w:val="continue"/>
            <w:noWrap w:val="0"/>
            <w:vAlign w:val="center"/>
            <w:tcPrChange w:id="1966" w:author="Administrator" w:date="2024-05-14T16:45:00Z">
              <w:tcPr>
                <w:tcW w:w="1940" w:type="dxa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967" w:author="Administrator" w:date="2024-05-14T16:44:10Z"/>
                <w:rFonts w:hint="default"/>
              </w:rPr>
            </w:pPr>
          </w:p>
        </w:tc>
        <w:tc>
          <w:tcPr>
            <w:tcW w:w="773" w:type="pct"/>
            <w:vMerge w:val="continue"/>
            <w:noWrap w:val="0"/>
            <w:vAlign w:val="center"/>
            <w:tcPrChange w:id="1968" w:author="Administrator" w:date="2024-05-14T16:45:00Z">
              <w:tcPr>
                <w:tcW w:w="1445" w:type="dxa"/>
                <w:vMerge w:val="continue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969" w:author="Administrator" w:date="2024-05-14T16:44:10Z"/>
                <w:rFonts w:hint="default"/>
              </w:rPr>
            </w:pPr>
          </w:p>
        </w:tc>
        <w:tc>
          <w:tcPr>
            <w:tcW w:w="543" w:type="pct"/>
            <w:noWrap w:val="0"/>
            <w:vAlign w:val="center"/>
            <w:tcPrChange w:id="1970" w:author="Administrator" w:date="2024-05-14T16:45:00Z">
              <w:tcPr>
                <w:tcW w:w="1015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971" w:author="Administrator" w:date="2024-05-14T16:44:10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  <w:t>厚度</w:t>
            </w:r>
          </w:p>
        </w:tc>
        <w:tc>
          <w:tcPr>
            <w:tcW w:w="1025" w:type="pct"/>
            <w:noWrap w:val="0"/>
            <w:vAlign w:val="center"/>
            <w:tcPrChange w:id="1972" w:author="Administrator" w:date="2024-05-14T16:45:00Z">
              <w:tcPr>
                <w:tcW w:w="1916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1973" w:author="Administrator" w:date="2024-05-14T16:44:10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  <w:t>/</w:t>
            </w:r>
          </w:p>
        </w:tc>
        <w:tc>
          <w:tcPr>
            <w:tcW w:w="760" w:type="pct"/>
            <w:noWrap w:val="0"/>
            <w:vAlign w:val="center"/>
            <w:tcPrChange w:id="1974" w:author="Administrator" w:date="2024-05-14T16:45:00Z">
              <w:tcPr>
                <w:tcW w:w="1421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975" w:author="Administrator" w:date="2024-05-14T16:44:10Z"/>
                <w:rFonts w:hint="eastAsia" w:ascii="Times New Roman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cs="宋体"/>
                <w:sz w:val="24"/>
                <w:szCs w:val="24"/>
                <w:lang w:val="en-US" w:eastAsia="zh-CN" w:bidi="ar-SA"/>
              </w:rPr>
              <w:t>9.</w:t>
            </w:r>
            <w:del w:id="1976" w:author="Administrator" w:date="2024-05-14T16:46:24Z">
              <w:r>
                <w:rPr>
                  <w:rFonts w:hint="default" w:ascii="Times New Roman" w:cs="宋体"/>
                  <w:sz w:val="24"/>
                  <w:szCs w:val="24"/>
                  <w:lang w:val="en-US" w:eastAsia="zh-CN" w:bidi="ar-SA"/>
                </w:rPr>
                <w:delText>3</w:delText>
              </w:r>
            </w:del>
            <w:ins w:id="1977" w:author="Administrator" w:date="2024-05-14T16:46:24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5</w:t>
              </w:r>
            </w:ins>
          </w:p>
        </w:tc>
        <w:tc>
          <w:tcPr>
            <w:tcW w:w="476" w:type="pct"/>
            <w:noWrap w:val="0"/>
            <w:vAlign w:val="center"/>
            <w:tcPrChange w:id="1978" w:author="Administrator" w:date="2024-05-14T16:45:00Z">
              <w:tcPr>
                <w:tcW w:w="890" w:type="dxa"/>
                <w:noWrap w:val="0"/>
                <w:vAlign w:val="center"/>
              </w:tcPr>
            </w:tcPrChange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1979" w:author="Administrator" w:date="2024-05-14T16:44:10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  <w:t>/</w:t>
            </w:r>
          </w:p>
        </w:tc>
      </w:tr>
    </w:tbl>
    <w:p>
      <w:pPr>
        <w:bidi w:val="0"/>
        <w:ind w:firstLine="480" w:firstLineChars="200"/>
        <w:jc w:val="left"/>
        <w:rPr>
          <w:ins w:id="1980" w:author="Administrator" w:date="2024-05-11T15:57:52Z"/>
          <w:rFonts w:hint="eastAsia"/>
          <w:lang w:val="en-US" w:eastAsia="zh-CN"/>
        </w:rPr>
      </w:pPr>
      <w:del w:id="1981" w:author="Administrator" w:date="2024-05-14T16:45:00Z">
        <w:r>
          <w:rPr>
            <w:rFonts w:hint="default" w:ascii="Times New Roman" w:hAnsi="宋体" w:eastAsia="宋体" w:cs="宋体"/>
            <w:sz w:val="24"/>
            <w:szCs w:val="24"/>
            <w:lang w:val="en-US" w:eastAsia="zh-CN" w:bidi="ar-SA"/>
          </w:rPr>
          <w:delText>2</w:delText>
        </w:r>
      </w:del>
      <w:del w:id="1982" w:author="Administrator" w:date="2024-05-14T16:45:00Z">
        <w:r>
          <w:rPr>
            <w:rFonts w:hint="eastAsia" w:ascii="Times New Roman" w:cs="宋体"/>
            <w:sz w:val="24"/>
            <w:szCs w:val="24"/>
            <w:lang w:val="en-US" w:eastAsia="zh-CN" w:bidi="ar-SA"/>
          </w:rPr>
          <w:delText>三十九层西面北起第二处</w:delText>
        </w:r>
      </w:del>
      <w:del w:id="1983" w:author="Administrator" w:date="2024-05-14T16:45:00Z">
        <w:r>
          <w:rPr>
            <w:rFonts w:hint="default" w:ascii="Times New Roman" w:hAnsi="宋体" w:eastAsia="宋体" w:cs="宋体"/>
            <w:sz w:val="24"/>
            <w:szCs w:val="24"/>
            <w:lang w:val="en-US" w:eastAsia="zh-CN" w:bidi="ar-SA"/>
          </w:rPr>
          <w:delText>注胶尺寸宽度</w:delText>
        </w:r>
      </w:del>
      <w:del w:id="1984" w:author="Administrator" w:date="2024-05-14T16:45:00Z">
        <w:r>
          <w:rPr>
            <w:rFonts w:hint="eastAsia" w:ascii="Times New Roman" w:cs="宋体"/>
            <w:sz w:val="24"/>
            <w:szCs w:val="24"/>
            <w:lang w:val="en-US" w:eastAsia="zh-CN" w:bidi="ar-SA"/>
          </w:rPr>
          <w:delText>/10.9/</w:delText>
        </w:r>
      </w:del>
      <w:ins w:id="1985" w:author="Administrator" w:date="2024-05-11T15:58:13Z">
        <w:r>
          <w:rPr>
            <w:rFonts w:hint="eastAsia"/>
            <w:lang w:val="en-US" w:eastAsia="zh-CN"/>
          </w:rPr>
          <w:t>5.2.3</w:t>
        </w:r>
      </w:ins>
      <w:ins w:id="1986" w:author="Administrator" w:date="2024-05-11T15:57:52Z">
        <w:r>
          <w:rPr>
            <w:rFonts w:hint="eastAsia"/>
            <w:lang w:val="en-US" w:eastAsia="zh-CN"/>
          </w:rPr>
          <w:t>硅酮结构胶手拉剥离试验</w:t>
        </w:r>
      </w:ins>
    </w:p>
    <w:p>
      <w:pPr>
        <w:bidi w:val="0"/>
        <w:ind w:firstLine="480" w:firstLineChars="200"/>
        <w:jc w:val="both"/>
        <w:rPr>
          <w:ins w:id="1987" w:author="Administrator" w:date="2024-05-11T15:57:52Z"/>
          <w:rFonts w:hint="eastAsia" w:cs="Times New Roman"/>
          <w:highlight w:val="none"/>
          <w:lang w:val="en-US" w:eastAsia="zh-CN"/>
        </w:rPr>
      </w:pPr>
      <w:ins w:id="1988" w:author="Administrator" w:date="2024-05-11T15:57:52Z">
        <w:r>
          <w:rPr>
            <w:rFonts w:hint="eastAsia" w:cs="Times New Roman"/>
            <w:highlight w:val="none"/>
            <w:lang w:val="en-US" w:eastAsia="zh-CN"/>
          </w:rPr>
          <w:t>根据</w:t>
        </w:r>
      </w:ins>
      <w:ins w:id="1989" w:author="Administrator" w:date="2024-05-11T15:57:52Z">
        <w:r>
          <w:rPr>
            <w:rFonts w:hint="default" w:ascii="Times New Roman" w:hAnsi="Times New Roman" w:eastAsia="宋体" w:cs="Times New Roman"/>
            <w:spacing w:val="2"/>
            <w:sz w:val="24"/>
            <w:szCs w:val="24"/>
          </w:rPr>
          <w:t>《玻璃幕墙工程质量检验标准》</w:t>
        </w:r>
      </w:ins>
      <w:ins w:id="1990" w:author="Administrator" w:date="2024-05-11T15:57:52Z">
        <w:r>
          <w:rPr>
            <w:rFonts w:hint="default" w:ascii="Times New Roman" w:hAnsi="Times New Roman" w:eastAsia="宋体" w:cs="Times New Roman"/>
            <w:spacing w:val="2"/>
            <w:sz w:val="24"/>
            <w:szCs w:val="24"/>
            <w:lang w:val="en-US" w:eastAsia="zh-CN"/>
          </w:rPr>
          <w:t>(JGJ/T</w:t>
        </w:r>
      </w:ins>
      <w:ins w:id="1991" w:author="Administrator" w:date="2024-05-11T15:57:52Z">
        <w:r>
          <w:rPr>
            <w:rFonts w:hint="default" w:ascii="Times New Roman" w:hAnsi="Times New Roman" w:cs="Times New Roman"/>
            <w:spacing w:val="2"/>
            <w:sz w:val="24"/>
            <w:szCs w:val="24"/>
            <w:lang w:val="en-US" w:eastAsia="zh-CN"/>
          </w:rPr>
          <w:t xml:space="preserve"> </w:t>
        </w:r>
      </w:ins>
      <w:ins w:id="1992" w:author="Administrator" w:date="2024-05-11T15:57:52Z">
        <w:r>
          <w:rPr>
            <w:rFonts w:hint="default" w:ascii="Times New Roman" w:hAnsi="Times New Roman" w:eastAsia="宋体" w:cs="Times New Roman"/>
            <w:spacing w:val="2"/>
            <w:sz w:val="24"/>
            <w:szCs w:val="24"/>
            <w:lang w:val="en-US" w:eastAsia="zh-CN"/>
          </w:rPr>
          <w:t>139-2020)</w:t>
        </w:r>
      </w:ins>
      <w:ins w:id="1993" w:author="Administrator" w:date="2024-05-11T15:57:52Z">
        <w:r>
          <w:rPr>
            <w:rFonts w:hint="eastAsia" w:cs="Times New Roman"/>
            <w:spacing w:val="2"/>
            <w:sz w:val="24"/>
            <w:szCs w:val="24"/>
            <w:lang w:val="en-US" w:eastAsia="zh-CN"/>
          </w:rPr>
          <w:t>，硅酮结构胶手拉剥离</w:t>
        </w:r>
      </w:ins>
      <w:ins w:id="1994" w:author="Administrator" w:date="2024-05-11T15:57:52Z">
        <w:r>
          <w:rPr>
            <w:rFonts w:hint="eastAsia" w:cs="Times New Roman"/>
            <w:highlight w:val="none"/>
            <w:lang w:val="en-US" w:eastAsia="zh-CN"/>
          </w:rPr>
          <w:t>试验方法：垂直于胶条做一个切割面，由该切割面沿基材面切出两个长度约50mm的垂直切割面，并以大于90°方向手拉硅酮结构胶块，观察剥离面破坏情况是否为内聚性破坏；并观察硅酮结构胶粘结情况。选取3处密封胶采用手拉试验对硅酮结构胶的粘接质量进行检查。检查结果显示，3处密封胶与基材粘接良好，弹性良好,且皆为内聚性破坏。硅酮结构胶手拉剥离试验检测结果如下表所示。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left="0" w:right="0" w:firstLine="0" w:firstLineChars="0"/>
        <w:jc w:val="center"/>
        <w:textAlignment w:val="auto"/>
        <w:rPr>
          <w:ins w:id="1995" w:author="Administrator" w:date="2024-05-11T15:57:52Z"/>
          <w:rFonts w:hint="default" w:ascii="Times New Roman" w:hAnsi="Times New Roman" w:eastAsia="宋体" w:cs="Times New Roman"/>
          <w:sz w:val="24"/>
          <w:szCs w:val="24"/>
          <w:lang w:val="en-US" w:eastAsia="zh-CN" w:bidi="ar-SA"/>
        </w:rPr>
      </w:pPr>
      <w:ins w:id="1996" w:author="Administrator" w:date="2024-05-11T15:57:52Z">
        <w:r>
          <w:rPr>
            <w:rFonts w:hint="default" w:ascii="Times New Roman" w:hAnsi="Times New Roman" w:eastAsia="宋体" w:cs="Times New Roman"/>
            <w:sz w:val="24"/>
            <w:szCs w:val="24"/>
          </w:rPr>
          <w:t>表</w:t>
        </w:r>
      </w:ins>
      <w:ins w:id="1997" w:author="Administrator" w:date="2024-05-11T15:57:52Z">
        <w:r>
          <w:rPr>
            <w:rFonts w:hint="eastAsia" w:cs="Times New Roman"/>
            <w:sz w:val="24"/>
            <w:szCs w:val="24"/>
            <w:lang w:val="en-US" w:eastAsia="zh-CN"/>
          </w:rPr>
          <w:t>5</w:t>
        </w:r>
      </w:ins>
      <w:ins w:id="1998" w:author="Administrator" w:date="2024-05-11T15:57:52Z">
        <w:r>
          <w:rPr>
            <w:rFonts w:hint="default" w:ascii="Times New Roman" w:hAnsi="Times New Roman" w:eastAsia="宋体" w:cs="Times New Roman"/>
            <w:sz w:val="24"/>
            <w:szCs w:val="24"/>
          </w:rPr>
          <w:t>-</w:t>
        </w:r>
      </w:ins>
      <w:ins w:id="1999" w:author="Administrator" w:date="2024-05-11T15:57:52Z">
        <w:r>
          <w:rPr>
            <w:rFonts w:hint="eastAsia" w:cs="Times New Roman"/>
            <w:sz w:val="24"/>
            <w:szCs w:val="24"/>
            <w:lang w:val="en-US" w:eastAsia="zh-CN"/>
          </w:rPr>
          <w:t>7</w:t>
        </w:r>
      </w:ins>
      <w:ins w:id="2000" w:author="Administrator" w:date="2024-05-11T15:57:52Z">
        <w:r>
          <w:rPr>
            <w:rFonts w:hint="eastAsia" w:ascii="Times New Roman" w:hAnsi="Times New Roman" w:eastAsia="宋体" w:cs="Times New Roman"/>
            <w:sz w:val="24"/>
            <w:szCs w:val="24"/>
            <w:lang w:eastAsia="zh-CN"/>
          </w:rPr>
          <w:t>：</w:t>
        </w:r>
      </w:ins>
      <w:ins w:id="2001" w:author="Administrator" w:date="2024-05-11T15:57:52Z">
        <w:r>
          <w:rPr>
            <w:rFonts w:hint="eastAsia" w:cs="Times New Roman"/>
            <w:sz w:val="24"/>
            <w:szCs w:val="24"/>
            <w:lang w:val="en-US" w:eastAsia="zh-CN"/>
          </w:rPr>
          <w:t>玻璃幕墙</w:t>
        </w:r>
      </w:ins>
      <w:ins w:id="2002" w:author="Administrator" w:date="2024-05-11T15:57:52Z">
        <w:r>
          <w:rPr>
            <w:rFonts w:hint="eastAsia" w:cs="Times New Roman"/>
            <w:sz w:val="24"/>
            <w:szCs w:val="24"/>
            <w:lang w:val="en-US" w:eastAsia="zh-CN" w:bidi="ar-SA"/>
          </w:rPr>
          <w:t>硅酮结构胶手拉剥离试验检测结果</w:t>
        </w:r>
      </w:ins>
    </w:p>
    <w:tbl>
      <w:tblPr>
        <w:tblStyle w:val="14"/>
        <w:tblW w:w="4515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2"/>
        <w:gridCol w:w="1404"/>
        <w:gridCol w:w="1737"/>
        <w:gridCol w:w="2105"/>
        <w:gridCol w:w="2002"/>
        <w:gridCol w:w="8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atLeast"/>
          <w:tblHeader/>
          <w:jc w:val="center"/>
          <w:ins w:id="2003" w:author="Administrator" w:date="2024-05-11T15:57:52Z"/>
        </w:trPr>
        <w:tc>
          <w:tcPr>
            <w:tcW w:w="478" w:type="pc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2004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05" w:author="Administrator" w:date="2024-05-11T15:57:52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序号</w:t>
              </w:r>
            </w:ins>
          </w:p>
        </w:tc>
        <w:tc>
          <w:tcPr>
            <w:tcW w:w="780" w:type="pc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2006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07" w:author="Administrator" w:date="2024-05-11T15:57:52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位置</w:t>
              </w:r>
            </w:ins>
          </w:p>
        </w:tc>
        <w:tc>
          <w:tcPr>
            <w:tcW w:w="965" w:type="pc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2008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09" w:author="Administrator" w:date="2024-05-11T15:57:52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检测项</w:t>
              </w:r>
            </w:ins>
          </w:p>
        </w:tc>
        <w:tc>
          <w:tcPr>
            <w:tcW w:w="1169" w:type="pc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2010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11" w:author="Administrator" w:date="2024-05-11T15:57:52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技术</w:t>
              </w:r>
            </w:ins>
            <w:ins w:id="2012" w:author="Administrator" w:date="2024-05-11T15:57:52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要求</w:t>
              </w:r>
            </w:ins>
          </w:p>
        </w:tc>
        <w:tc>
          <w:tcPr>
            <w:tcW w:w="1112" w:type="pc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2013" w:author="Administrator" w:date="2024-05-11T15:57:52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14" w:author="Administrator" w:date="2024-05-11T15:57:52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检测结果</w:t>
              </w:r>
            </w:ins>
          </w:p>
        </w:tc>
        <w:tc>
          <w:tcPr>
            <w:tcW w:w="494" w:type="pc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2015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16" w:author="Administrator" w:date="2024-05-11T15:57:52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判定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30" w:hRule="atLeast"/>
          <w:jc w:val="center"/>
          <w:ins w:id="2017" w:author="Administrator" w:date="2024-05-11T15:57:52Z"/>
        </w:trPr>
        <w:tc>
          <w:tcPr>
            <w:tcW w:w="478" w:type="pct"/>
            <w:vMerge w:val="restar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2018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19" w:author="Administrator" w:date="2024-05-11T15:57:52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1</w:t>
              </w:r>
            </w:ins>
          </w:p>
        </w:tc>
        <w:tc>
          <w:tcPr>
            <w:tcW w:w="1404" w:type="dxa"/>
            <w:vMerge w:val="restart"/>
            <w:noWrap w:val="0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59"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2020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21" w:author="Administrator" w:date="2024-05-14T16:46:50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四十一层</w:t>
              </w:r>
            </w:ins>
            <w:ins w:id="2022" w:author="Administrator" w:date="2024-05-14T16:46:54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南面</w:t>
              </w:r>
            </w:ins>
            <w:ins w:id="2023" w:author="Administrator" w:date="2024-05-14T16:46:5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西起</w:t>
              </w:r>
            </w:ins>
            <w:ins w:id="2024" w:author="Administrator" w:date="2024-05-14T16:46:58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第三处</w:t>
              </w:r>
            </w:ins>
          </w:p>
        </w:tc>
        <w:tc>
          <w:tcPr>
            <w:tcW w:w="965" w:type="pc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2025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26" w:author="Administrator" w:date="2024-05-11T15:57:52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破坏情况</w:t>
              </w:r>
            </w:ins>
          </w:p>
        </w:tc>
        <w:tc>
          <w:tcPr>
            <w:tcW w:w="1169" w:type="pc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2027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28" w:author="Administrator" w:date="2024-05-11T15:57:52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内聚性破坏</w:t>
              </w:r>
            </w:ins>
          </w:p>
        </w:tc>
        <w:tc>
          <w:tcPr>
            <w:tcW w:w="1112" w:type="pc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2029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30" w:author="Administrator" w:date="2024-05-11T15:57:52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内聚性破坏</w:t>
              </w:r>
            </w:ins>
          </w:p>
        </w:tc>
        <w:tc>
          <w:tcPr>
            <w:tcW w:w="494" w:type="pc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2031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32" w:author="Administrator" w:date="2024-05-11T15:57:52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符合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94" w:hRule="atLeast"/>
          <w:jc w:val="center"/>
          <w:ins w:id="2033" w:author="Administrator" w:date="2024-05-11T15:57:52Z"/>
        </w:trPr>
        <w:tc>
          <w:tcPr>
            <w:tcW w:w="478" w:type="pct"/>
            <w:vMerge w:val="continue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2034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780" w:type="pct"/>
            <w:vMerge w:val="continue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2035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965" w:type="pc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2036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37" w:author="Administrator" w:date="2024-05-11T15:57:52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粘接质量</w:t>
              </w:r>
            </w:ins>
          </w:p>
        </w:tc>
        <w:tc>
          <w:tcPr>
            <w:tcW w:w="1169" w:type="pc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2038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39" w:author="Administrator" w:date="2024-05-11T15:57:52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粘结良好</w:t>
              </w:r>
            </w:ins>
            <w:ins w:id="2040" w:author="Administrator" w:date="2024-05-11T15:57:52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，弹性良好。</w:t>
              </w:r>
            </w:ins>
          </w:p>
        </w:tc>
        <w:tc>
          <w:tcPr>
            <w:tcW w:w="1112" w:type="pc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2041" w:author="Administrator" w:date="2024-05-11T15:57:52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42" w:author="Administrator" w:date="2024-05-11T15:57:52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粘结良好</w:t>
              </w:r>
            </w:ins>
            <w:ins w:id="2043" w:author="Administrator" w:date="2024-05-11T15:57:52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，弹性良好。</w:t>
              </w:r>
            </w:ins>
          </w:p>
        </w:tc>
        <w:tc>
          <w:tcPr>
            <w:tcW w:w="494" w:type="pc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2044" w:author="Administrator" w:date="2024-05-11T15:57:52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45" w:author="Administrator" w:date="2024-05-11T15:57:52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符合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34" w:hRule="atLeast"/>
          <w:jc w:val="center"/>
          <w:ins w:id="2046" w:author="Administrator" w:date="2024-05-11T15:57:52Z"/>
        </w:trPr>
        <w:tc>
          <w:tcPr>
            <w:tcW w:w="478" w:type="pct"/>
            <w:vMerge w:val="restar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2047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48" w:author="Administrator" w:date="2024-05-11T15:57:52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2</w:t>
              </w:r>
            </w:ins>
          </w:p>
        </w:tc>
        <w:tc>
          <w:tcPr>
            <w:tcW w:w="1404" w:type="dxa"/>
            <w:vMerge w:val="restart"/>
            <w:noWrap w:val="0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07"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2049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50" w:author="Administrator" w:date="2024-05-14T16:47:08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四十四</w:t>
              </w:r>
            </w:ins>
            <w:ins w:id="2051" w:author="Administrator" w:date="2024-05-14T16:47:10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层</w:t>
              </w:r>
            </w:ins>
            <w:ins w:id="2052" w:author="Administrator" w:date="2024-05-14T16:47:15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西面</w:t>
              </w:r>
            </w:ins>
            <w:ins w:id="2053" w:author="Administrator" w:date="2024-05-14T16:47:16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北起</w:t>
              </w:r>
            </w:ins>
            <w:ins w:id="2054" w:author="Administrator" w:date="2024-05-14T16:47:17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第二处</w:t>
              </w:r>
            </w:ins>
          </w:p>
        </w:tc>
        <w:tc>
          <w:tcPr>
            <w:tcW w:w="965" w:type="pc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2055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56" w:author="Administrator" w:date="2024-05-11T15:57:52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破坏情况</w:t>
              </w:r>
            </w:ins>
          </w:p>
        </w:tc>
        <w:tc>
          <w:tcPr>
            <w:tcW w:w="1169" w:type="pc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2057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58" w:author="Administrator" w:date="2024-05-11T15:57:52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内聚性破坏</w:t>
              </w:r>
            </w:ins>
          </w:p>
        </w:tc>
        <w:tc>
          <w:tcPr>
            <w:tcW w:w="1112" w:type="pc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2059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60" w:author="Administrator" w:date="2024-05-11T15:57:52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内聚性破坏</w:t>
              </w:r>
            </w:ins>
          </w:p>
        </w:tc>
        <w:tc>
          <w:tcPr>
            <w:tcW w:w="494" w:type="pc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2061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62" w:author="Administrator" w:date="2024-05-11T15:57:52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符合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atLeast"/>
          <w:jc w:val="center"/>
          <w:ins w:id="2063" w:author="Administrator" w:date="2024-05-11T15:57:52Z"/>
        </w:trPr>
        <w:tc>
          <w:tcPr>
            <w:tcW w:w="478" w:type="pct"/>
            <w:vMerge w:val="continue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2064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780" w:type="pct"/>
            <w:vMerge w:val="continue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2065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965" w:type="pc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2066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67" w:author="Administrator" w:date="2024-05-11T15:57:52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粘接质量</w:t>
              </w:r>
            </w:ins>
          </w:p>
        </w:tc>
        <w:tc>
          <w:tcPr>
            <w:tcW w:w="1169" w:type="pc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2068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69" w:author="Administrator" w:date="2024-05-11T15:57:52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粘结良好</w:t>
              </w:r>
            </w:ins>
            <w:ins w:id="2070" w:author="Administrator" w:date="2024-05-11T15:57:52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，弹性良好。</w:t>
              </w:r>
            </w:ins>
          </w:p>
        </w:tc>
        <w:tc>
          <w:tcPr>
            <w:tcW w:w="1112" w:type="pc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2071" w:author="Administrator" w:date="2024-05-11T15:57:52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72" w:author="Administrator" w:date="2024-05-11T15:57:52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粘结良好</w:t>
              </w:r>
            </w:ins>
            <w:ins w:id="2073" w:author="Administrator" w:date="2024-05-11T15:57:52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，弹性良好。</w:t>
              </w:r>
            </w:ins>
          </w:p>
        </w:tc>
        <w:tc>
          <w:tcPr>
            <w:tcW w:w="494" w:type="pc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2074" w:author="Administrator" w:date="2024-05-11T15:57:52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75" w:author="Administrator" w:date="2024-05-11T15:57:52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符合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70" w:hRule="atLeast"/>
          <w:jc w:val="center"/>
          <w:ins w:id="2076" w:author="Administrator" w:date="2024-05-11T15:57:52Z"/>
        </w:trPr>
        <w:tc>
          <w:tcPr>
            <w:tcW w:w="478" w:type="pct"/>
            <w:vMerge w:val="restar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2077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78" w:author="Administrator" w:date="2024-05-11T15:57:52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3</w:t>
              </w:r>
            </w:ins>
          </w:p>
        </w:tc>
        <w:tc>
          <w:tcPr>
            <w:tcW w:w="1404" w:type="dxa"/>
            <w:vMerge w:val="restart"/>
            <w:noWrap w:val="0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56" w:beforeAutospacing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2079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80" w:author="Administrator" w:date="2024-05-14T16:47:23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四十五</w:t>
              </w:r>
            </w:ins>
            <w:ins w:id="2081" w:author="Administrator" w:date="2024-05-14T16:47:24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层</w:t>
              </w:r>
            </w:ins>
            <w:ins w:id="2082" w:author="Administrator" w:date="2024-05-14T16:47:31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南面</w:t>
              </w:r>
            </w:ins>
            <w:ins w:id="2083" w:author="Administrator" w:date="2024-05-14T16:47:32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东起</w:t>
              </w:r>
            </w:ins>
            <w:ins w:id="2084" w:author="Administrator" w:date="2024-05-14T16:47:33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第</w:t>
              </w:r>
            </w:ins>
            <w:ins w:id="2085" w:author="Administrator" w:date="2024-05-14T16:48:26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六</w:t>
              </w:r>
            </w:ins>
            <w:ins w:id="2086" w:author="Administrator" w:date="2024-05-14T16:47:33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处</w:t>
              </w:r>
            </w:ins>
          </w:p>
        </w:tc>
        <w:tc>
          <w:tcPr>
            <w:tcW w:w="965" w:type="pc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2087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88" w:author="Administrator" w:date="2024-05-11T15:57:52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破坏情况</w:t>
              </w:r>
            </w:ins>
          </w:p>
        </w:tc>
        <w:tc>
          <w:tcPr>
            <w:tcW w:w="1169" w:type="pc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2089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90" w:author="Administrator" w:date="2024-05-11T15:57:52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内聚性破坏</w:t>
              </w:r>
            </w:ins>
          </w:p>
        </w:tc>
        <w:tc>
          <w:tcPr>
            <w:tcW w:w="1112" w:type="pc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2091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92" w:author="Administrator" w:date="2024-05-11T15:57:52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内聚性破坏</w:t>
              </w:r>
            </w:ins>
          </w:p>
        </w:tc>
        <w:tc>
          <w:tcPr>
            <w:tcW w:w="494" w:type="pc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2093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94" w:author="Administrator" w:date="2024-05-11T15:57:52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符合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atLeast"/>
          <w:jc w:val="center"/>
          <w:ins w:id="2095" w:author="Administrator" w:date="2024-05-11T15:57:52Z"/>
        </w:trPr>
        <w:tc>
          <w:tcPr>
            <w:tcW w:w="478" w:type="pct"/>
            <w:vMerge w:val="continue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2096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780" w:type="pct"/>
            <w:vMerge w:val="continue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jc w:val="center"/>
              <w:textAlignment w:val="auto"/>
              <w:rPr>
                <w:ins w:id="2097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965" w:type="pc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2098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099" w:author="Administrator" w:date="2024-05-11T15:57:52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粘接质量</w:t>
              </w:r>
            </w:ins>
          </w:p>
        </w:tc>
        <w:tc>
          <w:tcPr>
            <w:tcW w:w="1169" w:type="pc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2100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101" w:author="Administrator" w:date="2024-05-11T15:57:52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粘结良好</w:t>
              </w:r>
            </w:ins>
            <w:ins w:id="2102" w:author="Administrator" w:date="2024-05-11T15:57:52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，弹性良好。</w:t>
              </w:r>
            </w:ins>
          </w:p>
        </w:tc>
        <w:tc>
          <w:tcPr>
            <w:tcW w:w="1112" w:type="pc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2103" w:author="Administrator" w:date="2024-05-11T15:57:52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104" w:author="Administrator" w:date="2024-05-11T15:57:52Z">
              <w:r>
                <w:rPr>
                  <w:rFonts w:hint="default" w:ascii="Times New Roman" w:hAnsi="宋体" w:eastAsia="宋体" w:cs="宋体"/>
                  <w:sz w:val="24"/>
                  <w:szCs w:val="24"/>
                  <w:lang w:val="en-US" w:eastAsia="zh-CN" w:bidi="ar-SA"/>
                </w:rPr>
                <w:t>粘结良好</w:t>
              </w:r>
            </w:ins>
            <w:ins w:id="2105" w:author="Administrator" w:date="2024-05-11T15:57:52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，弹性良好。</w:t>
              </w:r>
            </w:ins>
          </w:p>
        </w:tc>
        <w:tc>
          <w:tcPr>
            <w:tcW w:w="494" w:type="pc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center"/>
              <w:textAlignment w:val="auto"/>
              <w:rPr>
                <w:ins w:id="2106" w:author="Administrator" w:date="2024-05-11T15:57:52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107" w:author="Administrator" w:date="2024-05-11T15:57:52Z">
              <w:r>
                <w:rPr>
                  <w:rFonts w:hint="eastAsia" w:ascii="Times New Roman" w:hAnsi="宋体" w:eastAsia="宋体" w:cs="宋体"/>
                  <w:sz w:val="24"/>
                  <w:szCs w:val="24"/>
                  <w:lang w:val="en-US" w:eastAsia="zh-CN" w:bidi="ar-SA"/>
                </w:rPr>
                <w:t>符合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atLeast"/>
          <w:jc w:val="center"/>
          <w:ins w:id="2108" w:author="Administrator" w:date="2024-05-11T15:57:52Z"/>
        </w:trPr>
        <w:tc>
          <w:tcPr>
            <w:tcW w:w="478" w:type="pct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2109" w:author="Administrator" w:date="2024-05-11T15:57:52Z"/>
                <w:rFonts w:hint="default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110" w:author="Administrator" w:date="2024-05-11T15:57:52Z">
              <w:r>
                <w:rPr>
                  <w:rFonts w:hint="eastAsia" w:ascii="Times New Roman" w:cs="宋体"/>
                  <w:sz w:val="24"/>
                  <w:szCs w:val="24"/>
                  <w:lang w:val="en-US" w:eastAsia="zh-CN" w:bidi="ar-SA"/>
                </w:rPr>
                <w:t>备注</w:t>
              </w:r>
            </w:ins>
          </w:p>
        </w:tc>
        <w:tc>
          <w:tcPr>
            <w:tcW w:w="4521" w:type="pct"/>
            <w:gridSpan w:val="5"/>
            <w:noWrap w:val="0"/>
            <w:vAlign w:val="center"/>
          </w:tcPr>
          <w:p>
            <w:pPr>
              <w:pStyle w:val="23"/>
              <w:keepNext w:val="0"/>
              <w:keepLines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="0" w:afterAutospacing="0" w:line="240" w:lineRule="auto"/>
              <w:ind w:left="0" w:leftChars="0" w:firstLine="0" w:firstLineChars="0"/>
              <w:jc w:val="both"/>
              <w:textAlignment w:val="auto"/>
              <w:rPr>
                <w:ins w:id="2111" w:author="Administrator" w:date="2024-05-11T15:57:52Z"/>
                <w:rFonts w:hint="eastAsia" w:ascii="Times New Roman" w:hAnsi="宋体" w:eastAsia="宋体" w:cs="宋体"/>
                <w:sz w:val="24"/>
                <w:szCs w:val="24"/>
                <w:lang w:val="en-US" w:eastAsia="zh-CN" w:bidi="ar-SA"/>
              </w:rPr>
            </w:pPr>
            <w:ins w:id="2112" w:author="Administrator" w:date="2024-05-11T15:57:52Z">
              <w:r>
                <w:rPr>
                  <w:rFonts w:hint="default" w:ascii="Times New Roman" w:hAnsi="Times New Roman" w:cs="Times New Roman"/>
                  <w:sz w:val="24"/>
                  <w:szCs w:val="24"/>
                  <w:highlight w:val="none"/>
                  <w:lang w:val="en-US" w:eastAsia="zh-CN" w:bidi="ar-SA"/>
                </w:rPr>
                <w:t>结构胶手拉剥离试验检技术要求根据《玻璃幕墙工程质量检验标准》(JGJ/T 139-2020)</w:t>
              </w:r>
            </w:ins>
            <w:ins w:id="2113" w:author="Administrator" w:date="2024-05-11T15:57:52Z">
              <w:r>
                <w:rPr>
                  <w:rFonts w:hint="eastAsia" w:ascii="Times New Roman" w:hAnsi="Times New Roman" w:cs="Times New Roman"/>
                  <w:sz w:val="24"/>
                  <w:szCs w:val="24"/>
                  <w:highlight w:val="none"/>
                  <w:lang w:val="en-US" w:eastAsia="zh-CN" w:bidi="ar-SA"/>
                </w:rPr>
                <w:t>附录B</w:t>
              </w:r>
            </w:ins>
            <w:ins w:id="2114" w:author="Administrator" w:date="2024-05-11T15:57:52Z">
              <w:r>
                <w:rPr>
                  <w:rFonts w:hint="default" w:ascii="Times New Roman" w:hAnsi="Times New Roman" w:cs="Times New Roman"/>
                  <w:b w:val="0"/>
                  <w:bCs/>
                  <w:color w:val="auto"/>
                  <w:sz w:val="24"/>
                  <w:szCs w:val="24"/>
                  <w:highlight w:val="none"/>
                  <w:lang w:val="en-US" w:eastAsia="zh-CN"/>
                </w:rPr>
                <w:t>第</w:t>
              </w:r>
            </w:ins>
            <w:ins w:id="2115" w:author="Administrator" w:date="2024-05-11T15:57:52Z">
              <w:r>
                <w:rPr>
                  <w:rFonts w:hint="eastAsia" w:ascii="Times New Roman" w:hAnsi="Times New Roman" w:cs="Times New Roman"/>
                  <w:b w:val="0"/>
                  <w:bCs/>
                  <w:color w:val="auto"/>
                  <w:sz w:val="24"/>
                  <w:szCs w:val="24"/>
                  <w:highlight w:val="none"/>
                  <w:lang w:val="en-US" w:eastAsia="zh-CN"/>
                </w:rPr>
                <w:t>B.0.1</w:t>
              </w:r>
            </w:ins>
            <w:ins w:id="2116" w:author="Administrator" w:date="2024-05-11T15:57:52Z">
              <w:r>
                <w:rPr>
                  <w:rFonts w:hint="default" w:ascii="Times New Roman" w:hAnsi="Times New Roman" w:cs="Times New Roman"/>
                  <w:b w:val="0"/>
                  <w:bCs/>
                  <w:color w:val="auto"/>
                  <w:sz w:val="24"/>
                  <w:szCs w:val="24"/>
                  <w:highlight w:val="none"/>
                  <w:lang w:val="en-US" w:eastAsia="zh-CN"/>
                </w:rPr>
                <w:t>条</w:t>
              </w:r>
            </w:ins>
            <w:ins w:id="2117" w:author="Administrator" w:date="2024-05-11T15:57:52Z">
              <w:r>
                <w:rPr>
                  <w:rFonts w:hint="eastAsia" w:ascii="Times New Roman" w:hAnsi="Times New Roman" w:cs="Times New Roman"/>
                  <w:b w:val="0"/>
                  <w:bCs/>
                  <w:color w:val="auto"/>
                  <w:sz w:val="24"/>
                  <w:szCs w:val="24"/>
                  <w:highlight w:val="none"/>
                  <w:lang w:val="en-US" w:eastAsia="zh-CN"/>
                </w:rPr>
                <w:t>及</w:t>
              </w:r>
            </w:ins>
            <w:ins w:id="2118" w:author="Administrator" w:date="2024-05-11T15:57:52Z">
              <w:r>
                <w:rPr>
                  <w:rFonts w:hint="default" w:ascii="Times New Roman" w:hAnsi="Times New Roman" w:eastAsia="宋体" w:cs="Times New Roman"/>
                  <w:spacing w:val="2"/>
                  <w:sz w:val="24"/>
                  <w:szCs w:val="24"/>
                </w:rPr>
                <w:t>《</w:t>
              </w:r>
            </w:ins>
            <w:ins w:id="2119" w:author="Administrator" w:date="2024-05-11T15:57:52Z">
              <w:r>
                <w:rPr>
                  <w:rFonts w:hint="default" w:ascii="Times New Roman" w:hAnsi="Times New Roman" w:cs="Times New Roman"/>
                  <w:spacing w:val="2"/>
                  <w:sz w:val="24"/>
                  <w:szCs w:val="24"/>
                  <w:lang w:val="en-US" w:eastAsia="zh-CN"/>
                </w:rPr>
                <w:t>建筑幕墙可靠性鉴定技术规程</w:t>
              </w:r>
            </w:ins>
            <w:ins w:id="2120" w:author="Administrator" w:date="2024-05-11T15:57:52Z">
              <w:r>
                <w:rPr>
                  <w:rFonts w:hint="default" w:ascii="Times New Roman" w:hAnsi="Times New Roman" w:eastAsia="宋体" w:cs="Times New Roman"/>
                  <w:spacing w:val="2"/>
                  <w:sz w:val="24"/>
                  <w:szCs w:val="24"/>
                </w:rPr>
                <w:t>》</w:t>
              </w:r>
            </w:ins>
            <w:ins w:id="2121" w:author="Administrator" w:date="2024-05-11T15:57:52Z">
              <w:r>
                <w:rPr>
                  <w:rFonts w:hint="default" w:ascii="Times New Roman" w:hAnsi="Times New Roman" w:eastAsia="宋体" w:cs="Times New Roman"/>
                  <w:spacing w:val="2"/>
                  <w:sz w:val="24"/>
                  <w:szCs w:val="24"/>
                  <w:lang w:val="en-US" w:eastAsia="zh-CN"/>
                </w:rPr>
                <w:t>(</w:t>
              </w:r>
            </w:ins>
            <w:ins w:id="2122" w:author="Administrator" w:date="2024-05-11T15:57:52Z">
              <w:r>
                <w:rPr>
                  <w:rFonts w:hint="default" w:ascii="Times New Roman" w:hAnsi="Times New Roman" w:cs="Times New Roman"/>
                  <w:spacing w:val="2"/>
                  <w:sz w:val="24"/>
                  <w:szCs w:val="24"/>
                  <w:lang w:val="en-US" w:eastAsia="zh-CN"/>
                </w:rPr>
                <w:t>DBJ/T</w:t>
              </w:r>
            </w:ins>
            <w:ins w:id="2123" w:author="Administrator" w:date="2024-05-11T15:57:52Z">
              <w:r>
                <w:rPr>
                  <w:rFonts w:hint="eastAsia" w:ascii="Times New Roman" w:hAnsi="Times New Roman" w:cs="Times New Roman"/>
                  <w:spacing w:val="2"/>
                  <w:sz w:val="24"/>
                  <w:szCs w:val="24"/>
                  <w:lang w:val="en-US" w:eastAsia="zh-CN"/>
                </w:rPr>
                <w:t xml:space="preserve"> </w:t>
              </w:r>
            </w:ins>
            <w:ins w:id="2124" w:author="Administrator" w:date="2024-05-11T15:57:52Z">
              <w:r>
                <w:rPr>
                  <w:rFonts w:hint="default" w:ascii="Times New Roman" w:hAnsi="Times New Roman" w:cs="Times New Roman"/>
                  <w:spacing w:val="2"/>
                  <w:sz w:val="24"/>
                  <w:szCs w:val="24"/>
                  <w:lang w:val="en-US" w:eastAsia="zh-CN"/>
                </w:rPr>
                <w:t>15-88-2022</w:t>
              </w:r>
            </w:ins>
            <w:ins w:id="2125" w:author="Administrator" w:date="2024-05-11T15:57:52Z">
              <w:r>
                <w:rPr>
                  <w:rFonts w:hint="default" w:ascii="Times New Roman" w:hAnsi="Times New Roman" w:eastAsia="宋体" w:cs="Times New Roman"/>
                  <w:spacing w:val="2"/>
                  <w:sz w:val="24"/>
                  <w:szCs w:val="24"/>
                  <w:lang w:val="en-US" w:eastAsia="zh-CN"/>
                </w:rPr>
                <w:t>)</w:t>
              </w:r>
            </w:ins>
            <w:ins w:id="2126" w:author="Administrator" w:date="2024-05-11T15:57:52Z">
              <w:r>
                <w:rPr>
                  <w:rFonts w:hint="default" w:ascii="Times New Roman" w:hAnsi="Times New Roman" w:cs="Times New Roman"/>
                  <w:b w:val="0"/>
                  <w:bCs/>
                  <w:color w:val="auto"/>
                  <w:sz w:val="24"/>
                  <w:szCs w:val="24"/>
                  <w:highlight w:val="none"/>
                  <w:lang w:val="en-US" w:eastAsia="zh-CN"/>
                </w:rPr>
                <w:t>第</w:t>
              </w:r>
            </w:ins>
            <w:ins w:id="2127" w:author="Administrator" w:date="2024-05-11T15:57:52Z">
              <w:r>
                <w:rPr>
                  <w:rFonts w:hint="eastAsia" w:ascii="Times New Roman" w:hAnsi="Times New Roman" w:cs="Times New Roman"/>
                  <w:b w:val="0"/>
                  <w:bCs/>
                  <w:color w:val="auto"/>
                  <w:sz w:val="24"/>
                  <w:szCs w:val="24"/>
                  <w:highlight w:val="none"/>
                  <w:lang w:val="en-US" w:eastAsia="zh-CN"/>
                </w:rPr>
                <w:t>4.3.5条</w:t>
              </w:r>
            </w:ins>
            <w:ins w:id="2128" w:author="Administrator" w:date="2024-05-11T15:57:52Z">
              <w:r>
                <w:rPr>
                  <w:rFonts w:hint="default" w:ascii="Times New Roman" w:hAnsi="Times New Roman" w:cs="Times New Roman"/>
                  <w:b w:val="0"/>
                  <w:bCs/>
                  <w:color w:val="auto"/>
                  <w:sz w:val="24"/>
                  <w:szCs w:val="24"/>
                  <w:highlight w:val="none"/>
                  <w:lang w:val="en-US" w:eastAsia="zh-CN"/>
                </w:rPr>
                <w:t>确定。</w:t>
              </w:r>
            </w:ins>
          </w:p>
        </w:tc>
      </w:tr>
    </w:tbl>
    <w:p>
      <w:pPr>
        <w:bidi w:val="0"/>
        <w:ind w:firstLine="480" w:firstLineChars="200"/>
        <w:jc w:val="left"/>
        <w:rPr>
          <w:ins w:id="2129" w:author="Administrator" w:date="2024-05-11T15:58:33Z"/>
          <w:rFonts w:hint="eastAsia"/>
          <w:lang w:val="en-US" w:eastAsia="zh-CN"/>
        </w:rPr>
      </w:pPr>
      <w:ins w:id="2130" w:author="Administrator" w:date="2024-05-11T15:58:39Z">
        <w:r>
          <w:rPr>
            <w:rFonts w:hint="eastAsia"/>
            <w:lang w:val="en-US" w:eastAsia="zh-CN"/>
          </w:rPr>
          <w:t>5.2</w:t>
        </w:r>
      </w:ins>
      <w:ins w:id="2131" w:author="Administrator" w:date="2024-05-11T15:58:40Z">
        <w:r>
          <w:rPr>
            <w:rFonts w:hint="eastAsia"/>
            <w:lang w:val="en-US" w:eastAsia="zh-CN"/>
          </w:rPr>
          <w:t>.4</w:t>
        </w:r>
      </w:ins>
      <w:ins w:id="2132" w:author="Administrator" w:date="2024-05-11T15:58:33Z">
        <w:r>
          <w:rPr>
            <w:rFonts w:hint="eastAsia"/>
            <w:lang w:val="en-US" w:eastAsia="zh-CN"/>
          </w:rPr>
          <w:t>硅酮结构胶现场拉伸粘结强度试验</w:t>
        </w:r>
      </w:ins>
    </w:p>
    <w:p>
      <w:pPr>
        <w:ind w:firstLine="0"/>
        <w:jc w:val="left"/>
        <w:rPr>
          <w:ins w:id="2133" w:author="Administrator" w:date="2024-05-11T15:58:33Z"/>
          <w:rFonts w:hint="default" w:ascii="Times New Roman" w:hAnsi="Times New Roman" w:eastAsia="宋体" w:cs="Times New Roman"/>
          <w:color w:val="auto"/>
          <w:highlight w:val="none"/>
          <w:lang w:val="en-US" w:eastAsia="zh-CN"/>
        </w:rPr>
      </w:pPr>
      <w:ins w:id="2134" w:author="Administrator" w:date="2024-05-11T15:58:33Z">
        <w:r>
          <w:rPr>
            <w:rFonts w:hint="eastAsia" w:cs="Times New Roman"/>
            <w:b w:val="0"/>
            <w:bCs/>
            <w:color w:val="auto"/>
            <w:highlight w:val="none"/>
            <w:lang w:val="en-US" w:eastAsia="zh-CN"/>
          </w:rPr>
          <w:t>取3处硅酮结构</w:t>
        </w:r>
      </w:ins>
      <w:ins w:id="2135" w:author="Administrator" w:date="2024-05-11T15:58:33Z">
        <w:r>
          <w:rPr>
            <w:rFonts w:hint="default" w:ascii="Times New Roman" w:hAnsi="Times New Roman" w:cs="Times New Roman"/>
            <w:b w:val="0"/>
            <w:bCs/>
            <w:color w:val="auto"/>
            <w:highlight w:val="none"/>
            <w:lang w:val="en-US" w:eastAsia="zh-CN"/>
          </w:rPr>
          <w:t>密封胶</w:t>
        </w:r>
      </w:ins>
      <w:ins w:id="2136" w:author="Administrator" w:date="2024-05-11T15:58:33Z">
        <w:r>
          <w:rPr>
            <w:rFonts w:hint="eastAsia" w:cs="Times New Roman"/>
            <w:b w:val="0"/>
            <w:bCs/>
            <w:color w:val="auto"/>
            <w:highlight w:val="none"/>
            <w:lang w:val="en-US" w:eastAsia="zh-CN"/>
          </w:rPr>
          <w:t>进行检测，</w:t>
        </w:r>
      </w:ins>
      <w:ins w:id="2137" w:author="Administrator" w:date="2024-05-11T15:58:33Z">
        <w:r>
          <w:rPr>
            <w:rFonts w:hint="default" w:ascii="Times New Roman" w:hAnsi="Times New Roman" w:eastAsia="宋体" w:cs="Times New Roman"/>
            <w:color w:val="auto"/>
            <w:sz w:val="24"/>
            <w:szCs w:val="24"/>
            <w:highlight w:val="none"/>
          </w:rPr>
          <w:t>注胶平整光滑、无裂隙</w:t>
        </w:r>
      </w:ins>
      <w:ins w:id="2138" w:author="Administrator" w:date="2024-05-11T15:58:33Z">
        <w:r>
          <w:rPr>
            <w:rFonts w:hint="eastAsia" w:cs="Times New Roman"/>
            <w:color w:val="auto"/>
            <w:sz w:val="24"/>
            <w:szCs w:val="24"/>
            <w:highlight w:val="none"/>
            <w:lang w:eastAsia="zh-CN"/>
          </w:rPr>
          <w:t>。</w:t>
        </w:r>
      </w:ins>
      <w:ins w:id="2139" w:author="Administrator" w:date="2024-05-11T15:58:33Z">
        <w:r>
          <w:rPr>
            <w:rFonts w:hint="eastAsia" w:cs="Times New Roman"/>
            <w:color w:val="auto"/>
            <w:sz w:val="24"/>
            <w:szCs w:val="24"/>
            <w:highlight w:val="none"/>
            <w:lang w:val="en-US" w:eastAsia="zh-CN"/>
          </w:rPr>
          <w:t>参照</w:t>
        </w:r>
      </w:ins>
      <w:ins w:id="2140" w:author="Administrator" w:date="2024-05-11T15:58:33Z">
        <w:r>
          <w:rPr>
            <w:rFonts w:hint="eastAsia" w:ascii="Times New Roman" w:hAnsi="Times New Roman" w:eastAsia="宋体" w:cs="Times New Roman"/>
            <w:color w:val="auto"/>
            <w:highlight w:val="none"/>
            <w:lang w:val="en-US" w:eastAsia="zh-CN"/>
          </w:rPr>
          <w:t>《</w:t>
        </w:r>
      </w:ins>
      <w:ins w:id="2141" w:author="Administrator" w:date="2024-05-11T15:58:33Z">
        <w:r>
          <w:rPr>
            <w:rFonts w:hint="eastAsia" w:cs="Times New Roman"/>
            <w:color w:val="auto"/>
            <w:highlight w:val="none"/>
            <w:lang w:val="en-US" w:eastAsia="zh-CN"/>
          </w:rPr>
          <w:t>建筑幕墙工程检测方法标准</w:t>
        </w:r>
      </w:ins>
      <w:ins w:id="2142" w:author="Administrator" w:date="2024-05-11T15:58:33Z">
        <w:r>
          <w:rPr>
            <w:rFonts w:hint="eastAsia" w:ascii="Times New Roman" w:hAnsi="Times New Roman" w:eastAsia="宋体" w:cs="Times New Roman"/>
            <w:color w:val="auto"/>
            <w:highlight w:val="none"/>
            <w:lang w:val="en-US" w:eastAsia="zh-CN"/>
          </w:rPr>
          <w:t>》</w:t>
        </w:r>
      </w:ins>
      <w:ins w:id="2143" w:author="Administrator" w:date="2024-05-11T15:58:33Z">
        <w:r>
          <w:rPr>
            <w:rFonts w:hint="eastAsia"/>
            <w:lang w:val="en-US" w:eastAsia="zh-CN"/>
          </w:rPr>
          <w:t>JGJ/T324-2014</w:t>
        </w:r>
      </w:ins>
      <w:ins w:id="2144" w:author="Administrator" w:date="2024-05-11T15:58:33Z">
        <w:r>
          <w:rPr>
            <w:rFonts w:hint="eastAsia" w:cs="Times New Roman"/>
            <w:color w:val="auto"/>
            <w:highlight w:val="none"/>
            <w:lang w:val="en-US" w:eastAsia="zh-CN"/>
          </w:rPr>
          <w:t>，</w:t>
        </w:r>
      </w:ins>
      <w:ins w:id="2145" w:author="Administrator" w:date="2024-05-11T15:58:33Z">
        <w:r>
          <w:rPr>
            <w:rFonts w:hint="eastAsia" w:ascii="Times New Roman" w:hAnsi="Times New Roman" w:eastAsia="宋体" w:cs="Times New Roman"/>
            <w:color w:val="auto"/>
            <w:highlight w:val="none"/>
            <w:lang w:val="en-US" w:eastAsia="zh-CN"/>
          </w:rPr>
          <w:t>采用40mm×40mm×6mm常用标准块，从现场检查和检测结果分析</w:t>
        </w:r>
      </w:ins>
      <w:ins w:id="2146" w:author="Administrator" w:date="2024-05-11T15:58:33Z">
        <w:r>
          <w:rPr>
            <w:rFonts w:hint="eastAsia" w:cs="Times New Roman"/>
            <w:color w:val="auto"/>
            <w:highlight w:val="none"/>
            <w:lang w:val="en-US" w:eastAsia="zh-CN"/>
          </w:rPr>
          <w:t>，正常粘结破坏，符合</w:t>
        </w:r>
      </w:ins>
      <w:ins w:id="2147" w:author="Administrator" w:date="2024-05-11T15:58:33Z">
        <w:r>
          <w:rPr>
            <w:rFonts w:hint="eastAsia" w:ascii="Times New Roman" w:hAnsi="Times New Roman" w:eastAsia="宋体" w:cs="Times New Roman"/>
            <w:color w:val="auto"/>
            <w:highlight w:val="none"/>
            <w:lang w:val="en-US" w:eastAsia="zh-CN"/>
          </w:rPr>
          <w:t>《建筑用硅酮结构密封胶》</w:t>
        </w:r>
      </w:ins>
      <w:ins w:id="2148" w:author="Administrator" w:date="2024-05-11T15:58:33Z">
        <w:r>
          <w:rPr>
            <w:rFonts w:hint="eastAsia" w:cs="Times New Roman"/>
            <w:color w:val="auto"/>
            <w:highlight w:val="none"/>
            <w:lang w:val="en-US" w:eastAsia="zh-CN"/>
          </w:rPr>
          <w:t>（</w:t>
        </w:r>
      </w:ins>
      <w:ins w:id="2149" w:author="Administrator" w:date="2024-05-11T15:58:33Z">
        <w:r>
          <w:rPr>
            <w:rFonts w:hint="eastAsia" w:ascii="Times New Roman" w:hAnsi="Times New Roman" w:eastAsia="宋体" w:cs="Times New Roman"/>
            <w:color w:val="auto"/>
            <w:highlight w:val="none"/>
            <w:lang w:val="en-US" w:eastAsia="zh-CN"/>
          </w:rPr>
          <w:t>GB16776-2005</w:t>
        </w:r>
      </w:ins>
      <w:ins w:id="2150" w:author="Administrator" w:date="2024-05-11T15:58:33Z">
        <w:r>
          <w:rPr>
            <w:rFonts w:hint="eastAsia" w:cs="Times New Roman"/>
            <w:color w:val="auto"/>
            <w:highlight w:val="none"/>
            <w:lang w:val="en-US" w:eastAsia="zh-CN"/>
          </w:rPr>
          <w:t>）</w:t>
        </w:r>
      </w:ins>
      <w:ins w:id="2151" w:author="Administrator" w:date="2024-05-11T15:58:33Z">
        <w:r>
          <w:rPr>
            <w:rFonts w:hint="eastAsia" w:ascii="Times New Roman" w:hAnsi="Times New Roman" w:eastAsia="宋体" w:cs="Times New Roman"/>
            <w:color w:val="auto"/>
            <w:highlight w:val="none"/>
            <w:lang w:val="en-US" w:eastAsia="zh-CN"/>
          </w:rPr>
          <w:t>第5.2条“结构胶拉伸粘结强度≥0.60MPa”的要求</w:t>
        </w:r>
      </w:ins>
      <w:ins w:id="2152" w:author="Administrator" w:date="2024-05-11T15:58:33Z">
        <w:r>
          <w:rPr>
            <w:rFonts w:hint="eastAsia" w:cs="Times New Roman"/>
            <w:color w:val="auto"/>
            <w:highlight w:val="none"/>
            <w:lang w:val="en-US" w:eastAsia="zh-CN"/>
          </w:rPr>
          <w:t>，试验结果如下表所示。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0" w:firstLineChars="0"/>
        <w:jc w:val="center"/>
        <w:textAlignment w:val="auto"/>
        <w:rPr>
          <w:ins w:id="2153" w:author="Administrator" w:date="2024-05-11T15:58:33Z"/>
          <w:rFonts w:ascii="Times New Roman" w:hAnsi="Times New Roman" w:cs="Times New Roman"/>
          <w:bCs w:val="0"/>
          <w:sz w:val="24"/>
          <w:szCs w:val="24"/>
          <w:highlight w:val="none"/>
        </w:rPr>
      </w:pPr>
      <w:ins w:id="2154" w:author="Administrator" w:date="2024-05-11T15:58:33Z">
        <w:r>
          <w:rPr>
            <w:rFonts w:hint="default" w:ascii="Times New Roman" w:hAnsi="Times New Roman" w:eastAsia="宋体" w:cs="Times New Roman"/>
            <w:b w:val="0"/>
            <w:bCs w:val="0"/>
            <w:sz w:val="24"/>
            <w:szCs w:val="24"/>
            <w:highlight w:val="none"/>
            <w:lang w:val="en-US" w:eastAsia="zh-CN"/>
          </w:rPr>
          <w:t>表</w:t>
        </w:r>
      </w:ins>
      <w:ins w:id="2155" w:author="Administrator" w:date="2024-05-11T15:58:33Z">
        <w:r>
          <w:rPr>
            <w:rFonts w:hint="eastAsia" w:ascii="Times New Roman" w:hAnsi="Times New Roman" w:cs="Times New Roman"/>
            <w:b w:val="0"/>
            <w:bCs w:val="0"/>
            <w:sz w:val="24"/>
            <w:szCs w:val="24"/>
            <w:highlight w:val="none"/>
            <w:lang w:val="en-US" w:eastAsia="zh-CN"/>
          </w:rPr>
          <w:t>5-8</w:t>
        </w:r>
      </w:ins>
      <w:ins w:id="2156" w:author="Administrator" w:date="2024-05-11T15:58:33Z">
        <w:r>
          <w:rPr>
            <w:rFonts w:hint="default" w:ascii="Times New Roman" w:hAnsi="Times New Roman" w:cs="Times New Roman"/>
            <w:bCs w:val="0"/>
            <w:sz w:val="24"/>
            <w:szCs w:val="24"/>
            <w:highlight w:val="none"/>
            <w:lang w:val="en-US" w:eastAsia="zh-CN"/>
          </w:rPr>
          <w:t>硅酮结构胶现场拉伸粘结强度试验检测</w:t>
        </w:r>
      </w:ins>
      <w:ins w:id="2157" w:author="Administrator" w:date="2024-05-11T15:58:33Z">
        <w:r>
          <w:rPr>
            <w:rFonts w:ascii="Times New Roman" w:hAnsi="Times New Roman" w:cs="Times New Roman"/>
            <w:bCs w:val="0"/>
            <w:sz w:val="24"/>
            <w:szCs w:val="24"/>
            <w:highlight w:val="none"/>
          </w:rPr>
          <w:t>结果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jc w:val="both"/>
        <w:rPr>
          <w:del w:id="2158" w:author="Administrator" w:date="2024-05-11T16:00:11Z"/>
          <w:rFonts w:hint="default"/>
          <w:color w:val="auto"/>
        </w:rPr>
      </w:pPr>
      <w:del w:id="2159" w:author="Administrator" w:date="2024-05-11T16:00:11Z">
        <w:r>
          <w:rPr>
            <w:rFonts w:hint="default"/>
            <w:color w:val="auto"/>
          </w:rPr>
          <w:delText>随机各抽取</w:delText>
        </w:r>
      </w:del>
      <w:del w:id="2160" w:author="Administrator" w:date="2024-05-11T16:00:11Z">
        <w:r>
          <w:rPr>
            <w:rFonts w:hint="eastAsia"/>
            <w:color w:val="auto"/>
            <w:lang w:val="en-US" w:eastAsia="zh-CN"/>
          </w:rPr>
          <w:delText>3</w:delText>
        </w:r>
      </w:del>
      <w:del w:id="2161" w:author="Administrator" w:date="2024-05-11T16:00:11Z">
        <w:r>
          <w:rPr>
            <w:rFonts w:hint="default"/>
            <w:color w:val="auto"/>
          </w:rPr>
          <w:delText>处密封材料，</w:delText>
        </w:r>
      </w:del>
      <w:del w:id="2162" w:author="Administrator" w:date="2024-05-11T16:00:11Z">
        <w:r>
          <w:rPr>
            <w:rFonts w:hint="eastAsia"/>
            <w:color w:val="auto"/>
            <w:lang w:val="en-US" w:eastAsia="zh-CN"/>
          </w:rPr>
          <w:delText>进行手拉试验，</w:delText>
        </w:r>
      </w:del>
      <w:del w:id="2163" w:author="Administrator" w:date="2024-05-11T16:00:11Z">
        <w:r>
          <w:rPr>
            <w:rFonts w:hint="default"/>
            <w:color w:val="auto"/>
          </w:rPr>
          <w:delText>测量</w:delText>
        </w:r>
      </w:del>
      <w:del w:id="2164" w:author="Administrator" w:date="2024-05-11T16:00:11Z">
        <w:r>
          <w:rPr>
            <w:rFonts w:hint="eastAsia"/>
            <w:color w:val="auto"/>
            <w:lang w:val="en-US" w:eastAsia="zh-CN"/>
          </w:rPr>
          <w:delText>拉伸粘结性及</w:delText>
        </w:r>
      </w:del>
      <w:del w:id="2165" w:author="Administrator" w:date="2024-05-11T16:00:11Z">
        <w:r>
          <w:rPr>
            <w:rFonts w:hint="default"/>
            <w:color w:val="auto"/>
          </w:rPr>
          <w:delText>其粘结厚度</w:delText>
        </w:r>
      </w:del>
      <w:del w:id="2166" w:author="Administrator" w:date="2024-05-11T16:00:11Z">
        <w:r>
          <w:rPr>
            <w:rFonts w:hint="eastAsia"/>
            <w:color w:val="auto"/>
            <w:lang w:eastAsia="zh-CN"/>
          </w:rPr>
          <w:delText>、</w:delText>
        </w:r>
      </w:del>
      <w:del w:id="2167" w:author="Administrator" w:date="2024-05-11T16:00:11Z">
        <w:r>
          <w:rPr>
            <w:rFonts w:hint="default"/>
            <w:color w:val="auto"/>
          </w:rPr>
          <w:delText>宽度，结果见</w:delText>
        </w:r>
      </w:del>
      <w:del w:id="2168" w:author="Administrator" w:date="2024-05-11T16:00:11Z">
        <w:r>
          <w:rPr>
            <w:rFonts w:hint="eastAsia"/>
            <w:color w:val="auto"/>
            <w:lang w:val="en-US" w:eastAsia="zh-CN"/>
          </w:rPr>
          <w:delText>下</w:delText>
        </w:r>
      </w:del>
      <w:del w:id="2169" w:author="Administrator" w:date="2024-05-11T16:00:11Z">
        <w:r>
          <w:rPr>
            <w:rFonts w:hint="default"/>
            <w:color w:val="auto"/>
          </w:rPr>
          <w:delText>表所示。</w:delText>
        </w:r>
      </w:del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1"/>
        <w:gridCol w:w="45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  <w:del w:id="2170" w:author="Administrator" w:date="2024-05-11T16:00:11Z"/>
        </w:trPr>
        <w:tc>
          <w:tcPr>
            <w:tcW w:w="461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tabs>
                <w:tab w:val="left" w:pos="7748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beforeAutospacing="0" w:after="0" w:afterLines="50" w:afterAutospacing="0" w:line="240" w:lineRule="auto"/>
              <w:ind w:right="0" w:firstLine="0" w:firstLineChars="0"/>
              <w:jc w:val="center"/>
              <w:textAlignment w:val="auto"/>
              <w:rPr>
                <w:del w:id="2171" w:author="Administrator" w:date="2024-05-11T16:00:11Z"/>
                <w:rFonts w:hint="eastAsia" w:ascii="宋体" w:hAnsi="宋体" w:eastAsia="宋体" w:cs="宋体"/>
                <w:i w:val="0"/>
                <w:iCs w:val="0"/>
                <w:color w:val="auto"/>
                <w:w w:val="95"/>
                <w:position w:val="1"/>
                <w:sz w:val="24"/>
                <w:szCs w:val="24"/>
                <w:vertAlign w:val="baseline"/>
                <w:lang w:val="en-US" w:eastAsia="zh-CN"/>
              </w:rPr>
            </w:pPr>
            <w:del w:id="2172" w:author="Administrator" w:date="2024-05-11T16:00:11Z">
              <w:r>
                <w:rPr>
                  <w:rFonts w:hint="eastAsia" w:ascii="宋体" w:hAnsi="宋体" w:eastAsia="宋体" w:cs="宋体"/>
                  <w:i w:val="0"/>
                  <w:iCs w:val="0"/>
                  <w:color w:val="auto"/>
                  <w:w w:val="95"/>
                  <w:position w:val="1"/>
                  <w:sz w:val="24"/>
                  <w:szCs w:val="24"/>
                  <w:vertAlign w:val="baseline"/>
                  <w:lang w:val="en-US" w:eastAsia="zh-CN"/>
                </w:rPr>
                <w:drawing>
                  <wp:inline distT="0" distB="0" distL="114300" distR="114300">
                    <wp:extent cx="2691765" cy="2020570"/>
                    <wp:effectExtent l="0" t="0" r="13335" b="17780"/>
                    <wp:docPr id="34" name="图片 34" descr="84c3bdfa62203c34cfd5d2d2cd4646c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4" name="图片 34" descr="84c3bdfa62203c34cfd5d2d2cd4646c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91765" cy="202057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52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tabs>
                <w:tab w:val="left" w:pos="7748"/>
              </w:tabs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beforeAutospacing="0" w:after="0" w:afterLines="5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del w:id="2174" w:author="Administrator" w:date="2024-05-11T16:00:11Z"/>
                <w:rFonts w:hint="eastAsia" w:ascii="宋体" w:hAnsi="宋体" w:eastAsia="宋体" w:cs="宋体"/>
                <w:i w:val="0"/>
                <w:iCs w:val="0"/>
                <w:color w:val="auto"/>
                <w:w w:val="95"/>
                <w:position w:val="1"/>
                <w:sz w:val="24"/>
                <w:szCs w:val="24"/>
                <w:vertAlign w:val="baseline"/>
                <w:lang w:val="en-US" w:eastAsia="zh-CN"/>
              </w:rPr>
            </w:pPr>
            <w:del w:id="2175" w:author="Administrator" w:date="2024-05-11T16:00:11Z">
              <w:r>
                <w:rPr>
                  <w:rFonts w:hint="eastAsia" w:ascii="宋体" w:hAnsi="宋体" w:eastAsia="宋体" w:cs="宋体"/>
                  <w:i w:val="0"/>
                  <w:iCs w:val="0"/>
                  <w:color w:val="auto"/>
                  <w:w w:val="95"/>
                  <w:position w:val="1"/>
                  <w:sz w:val="24"/>
                  <w:szCs w:val="24"/>
                  <w:vertAlign w:val="baseline"/>
                  <w:lang w:val="en-US" w:eastAsia="zh-CN"/>
                </w:rPr>
                <w:drawing>
                  <wp:inline distT="0" distB="0" distL="114300" distR="114300">
                    <wp:extent cx="2713990" cy="2035175"/>
                    <wp:effectExtent l="0" t="0" r="10160" b="3175"/>
                    <wp:docPr id="35" name="图片 35" descr="IMG_191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5" name="图片 35" descr="IMG_19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13990" cy="203517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  <w:del w:id="2177" w:author="Administrator" w:date="2024-05-11T16:00:11Z"/>
        </w:trPr>
        <w:tc>
          <w:tcPr>
            <w:tcW w:w="4611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beforeAutospacing="0" w:after="0" w:afterLines="50" w:afterAutospacing="0" w:line="240" w:lineRule="auto"/>
              <w:ind w:left="0" w:leftChars="0" w:firstLine="0" w:firstLineChars="0"/>
              <w:jc w:val="center"/>
              <w:textAlignment w:val="auto"/>
              <w:rPr>
                <w:del w:id="2178" w:author="Administrator" w:date="2024-05-11T16:00:11Z"/>
                <w:rFonts w:hint="eastAsia"/>
                <w:color w:val="auto"/>
                <w:lang w:val="en-US" w:eastAsia="zh-CN"/>
              </w:rPr>
            </w:pPr>
            <w:del w:id="2179" w:author="Administrator" w:date="2024-05-11T16:00:11Z">
              <w:r>
                <w:rPr>
                  <w:rFonts w:hint="eastAsia"/>
                  <w:color w:val="auto"/>
                  <w:lang w:val="en-US" w:eastAsia="zh-CN"/>
                </w:rPr>
                <w:delText>图14密封材料检测</w:delText>
              </w:r>
            </w:del>
          </w:p>
        </w:tc>
        <w:tc>
          <w:tcPr>
            <w:tcW w:w="452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beforeAutospacing="0" w:after="0" w:afterLines="50" w:afterAutospacing="0" w:line="240" w:lineRule="auto"/>
              <w:ind w:left="0" w:leftChars="0" w:firstLine="0" w:firstLineChars="0"/>
              <w:jc w:val="center"/>
              <w:textAlignment w:val="auto"/>
              <w:rPr>
                <w:del w:id="2180" w:author="Administrator" w:date="2024-05-11T16:00:11Z"/>
                <w:rFonts w:hint="default"/>
                <w:color w:val="auto"/>
                <w:lang w:val="en-US" w:eastAsia="zh-CN"/>
              </w:rPr>
            </w:pPr>
            <w:del w:id="2181" w:author="Administrator" w:date="2024-05-11T16:00:11Z">
              <w:r>
                <w:rPr>
                  <w:rFonts w:hint="eastAsia"/>
                  <w:color w:val="auto"/>
                  <w:lang w:val="en-US" w:eastAsia="zh-CN"/>
                </w:rPr>
                <w:delText>图15密封材料检测</w:delText>
              </w:r>
            </w:del>
          </w:p>
        </w:tc>
      </w:tr>
    </w:tbl>
    <w:p>
      <w:pPr>
        <w:pStyle w:val="23"/>
        <w:ind w:firstLine="0" w:firstLineChars="0"/>
        <w:jc w:val="center"/>
        <w:rPr>
          <w:del w:id="2182" w:author="Administrator" w:date="2024-05-11T16:00:43Z"/>
          <w:bCs/>
          <w:color w:val="auto"/>
          <w:szCs w:val="24"/>
          <w:highlight w:val="yellow"/>
        </w:rPr>
      </w:pPr>
      <w:del w:id="2183" w:author="Administrator" w:date="2024-05-11T16:00:43Z">
        <w:r>
          <w:rPr>
            <w:rFonts w:hint="default" w:ascii="Times New Roman" w:hAnsi="Times New Roman" w:eastAsia="宋体" w:cs="Times New Roman"/>
            <w:b w:val="0"/>
            <w:bCs w:val="0"/>
            <w:color w:val="auto"/>
            <w:sz w:val="24"/>
            <w:szCs w:val="24"/>
            <w:highlight w:val="none"/>
            <w:lang w:val="en-US" w:eastAsia="zh-CN"/>
          </w:rPr>
          <w:delText>表</w:delText>
        </w:r>
      </w:del>
      <w:del w:id="2184" w:author="Administrator" w:date="2024-05-11T16:00:43Z">
        <w:r>
          <w:rPr>
            <w:rFonts w:hint="eastAsia" w:ascii="Times New Roman" w:hAnsi="Times New Roman" w:cs="Times New Roman"/>
            <w:b w:val="0"/>
            <w:bCs w:val="0"/>
            <w:color w:val="auto"/>
            <w:sz w:val="24"/>
            <w:szCs w:val="24"/>
            <w:highlight w:val="none"/>
            <w:lang w:val="en-US" w:eastAsia="zh-CN"/>
          </w:rPr>
          <w:delText>5-3</w:delText>
        </w:r>
      </w:del>
      <w:del w:id="2185" w:author="Administrator" w:date="2024-05-11T16:00:43Z">
        <w:r>
          <w:rPr>
            <w:rFonts w:hint="eastAsia"/>
            <w:bCs/>
            <w:color w:val="auto"/>
            <w:szCs w:val="24"/>
            <w:highlight w:val="none"/>
            <w:lang w:val="en-US" w:eastAsia="zh-CN"/>
          </w:rPr>
          <w:delText>密封材料</w:delText>
        </w:r>
      </w:del>
      <w:del w:id="2186" w:author="Administrator" w:date="2024-05-11T16:00:43Z">
        <w:r>
          <w:rPr>
            <w:bCs/>
            <w:color w:val="auto"/>
            <w:szCs w:val="24"/>
            <w:highlight w:val="none"/>
          </w:rPr>
          <w:delText>现场检查结果</w:delText>
        </w:r>
      </w:del>
    </w:p>
    <w:tbl>
      <w:tblPr>
        <w:tblStyle w:val="13"/>
        <w:tblW w:w="4876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8"/>
        <w:gridCol w:w="2512"/>
        <w:gridCol w:w="1214"/>
        <w:gridCol w:w="891"/>
        <w:gridCol w:w="1606"/>
        <w:gridCol w:w="1541"/>
        <w:gridCol w:w="11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77" w:hRule="atLeast"/>
          <w:tblHeader/>
          <w:jc w:val="center"/>
        </w:trPr>
        <w:tc>
          <w:tcPr>
            <w:tcW w:w="400" w:type="pct"/>
            <w:noWrap w:val="0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序号</w:t>
            </w:r>
          </w:p>
        </w:tc>
        <w:tc>
          <w:tcPr>
            <w:tcW w:w="1292" w:type="pct"/>
            <w:noWrap w:val="0"/>
            <w:vAlign w:val="center"/>
          </w:tcPr>
          <w:p>
            <w:pPr>
              <w:pStyle w:val="23"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位置</w:t>
            </w:r>
          </w:p>
        </w:tc>
        <w:tc>
          <w:tcPr>
            <w:tcW w:w="1082" w:type="pct"/>
            <w:gridSpan w:val="2"/>
            <w:noWrap w:val="0"/>
            <w:vAlign w:val="center"/>
          </w:tcPr>
          <w:p>
            <w:pPr>
              <w:pStyle w:val="23"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检测项</w:t>
            </w:r>
          </w:p>
        </w:tc>
        <w:tc>
          <w:tcPr>
            <w:tcW w:w="826" w:type="pct"/>
            <w:noWrap w:val="0"/>
            <w:vAlign w:val="center"/>
          </w:tcPr>
          <w:p>
            <w:pPr>
              <w:pStyle w:val="23"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检测结果</w:t>
            </w:r>
          </w:p>
        </w:tc>
        <w:tc>
          <w:tcPr>
            <w:tcW w:w="792" w:type="pct"/>
            <w:noWrap w:val="0"/>
            <w:vAlign w:val="center"/>
          </w:tcPr>
          <w:p>
            <w:pPr>
              <w:pStyle w:val="23"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合格要求</w:t>
            </w:r>
          </w:p>
        </w:tc>
        <w:tc>
          <w:tcPr>
            <w:tcW w:w="605" w:type="pct"/>
            <w:noWrap w:val="0"/>
            <w:vAlign w:val="center"/>
          </w:tcPr>
          <w:p>
            <w:pPr>
              <w:pStyle w:val="23"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合格判定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atLeast"/>
          <w:jc w:val="center"/>
        </w:trPr>
        <w:tc>
          <w:tcPr>
            <w:tcW w:w="400" w:type="pct"/>
            <w:vMerge w:val="restar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1</w:t>
            </w:r>
          </w:p>
        </w:tc>
        <w:tc>
          <w:tcPr>
            <w:tcW w:w="1292" w:type="pct"/>
            <w:vMerge w:val="restart"/>
            <w:noWrap w:val="0"/>
            <w:vAlign w:val="center"/>
          </w:tcPr>
          <w:p>
            <w:pPr>
              <w:autoSpaceDE/>
              <w:autoSpaceDN/>
              <w:spacing w:before="0" w:line="240" w:lineRule="auto"/>
              <w:ind w:firstLine="0" w:firstLineChars="0"/>
              <w:textAlignment w:val="center"/>
              <w:rPr>
                <w:rFonts w:hint="eastAsia" w:ascii="Times New Roman" w:hAnsi="Times New Roman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三十九层南面西起第九处</w:t>
            </w:r>
          </w:p>
        </w:tc>
        <w:tc>
          <w:tcPr>
            <w:tcW w:w="624" w:type="pct"/>
            <w:vMerge w:val="restar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注胶尺寸</w:t>
            </w:r>
          </w:p>
        </w:tc>
        <w:tc>
          <w:tcPr>
            <w:tcW w:w="458" w:type="pc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宽度</w:t>
            </w:r>
          </w:p>
        </w:tc>
        <w:tc>
          <w:tcPr>
            <w:tcW w:w="826" w:type="pc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12.03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mm</w:t>
            </w:r>
          </w:p>
        </w:tc>
        <w:tc>
          <w:tcPr>
            <w:tcW w:w="792" w:type="pct"/>
            <w:noWrap w:val="0"/>
            <w:vAlign w:val="center"/>
          </w:tcPr>
          <w:p>
            <w:pPr>
              <w:keepLines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/</w:t>
            </w:r>
          </w:p>
        </w:tc>
        <w:tc>
          <w:tcPr>
            <w:tcW w:w="605" w:type="pct"/>
            <w:noWrap w:val="0"/>
            <w:vAlign w:val="center"/>
          </w:tcPr>
          <w:p>
            <w:pPr>
              <w:keepLines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atLeast"/>
          <w:jc w:val="center"/>
        </w:trPr>
        <w:tc>
          <w:tcPr>
            <w:tcW w:w="400" w:type="pct"/>
            <w:vMerge w:val="continue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92" w:type="pct"/>
            <w:vMerge w:val="continue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624" w:type="pct"/>
            <w:vMerge w:val="continue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58" w:type="pc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厚度</w:t>
            </w:r>
          </w:p>
        </w:tc>
        <w:tc>
          <w:tcPr>
            <w:tcW w:w="826" w:type="pc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7.68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mm</w:t>
            </w:r>
          </w:p>
        </w:tc>
        <w:tc>
          <w:tcPr>
            <w:tcW w:w="792" w:type="pct"/>
            <w:noWrap w:val="0"/>
            <w:vAlign w:val="center"/>
          </w:tcPr>
          <w:p>
            <w:pPr>
              <w:keepLines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/</w:t>
            </w:r>
          </w:p>
        </w:tc>
        <w:tc>
          <w:tcPr>
            <w:tcW w:w="605" w:type="pct"/>
            <w:noWrap w:val="0"/>
            <w:vAlign w:val="center"/>
          </w:tcPr>
          <w:p>
            <w:pPr>
              <w:keepLines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atLeast"/>
          <w:jc w:val="center"/>
        </w:trPr>
        <w:tc>
          <w:tcPr>
            <w:tcW w:w="400" w:type="pct"/>
            <w:vMerge w:val="continue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92" w:type="pct"/>
            <w:vMerge w:val="continue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082" w:type="pct"/>
            <w:gridSpan w:val="2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拉伸粘结性</w:t>
            </w:r>
          </w:p>
        </w:tc>
        <w:tc>
          <w:tcPr>
            <w:tcW w:w="826" w:type="pc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left="0" w:leftChars="0" w:right="0" w:rightChars="0"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0.</w:t>
            </w:r>
            <w:r>
              <w:rPr>
                <w:rFonts w:hint="eastAsia" w:ascii="Times New Roman" w:hAnsi="Times New Roman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78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MPa</w:t>
            </w:r>
          </w:p>
        </w:tc>
        <w:tc>
          <w:tcPr>
            <w:tcW w:w="792" w:type="pc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left="0" w:leftChars="0" w:right="0" w:rightChars="0"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≥0.60MPa</w:t>
            </w:r>
          </w:p>
        </w:tc>
        <w:tc>
          <w:tcPr>
            <w:tcW w:w="605" w:type="pc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left="0" w:leftChars="0" w:right="0" w:rightChars="0"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4" w:hRule="atLeast"/>
          <w:jc w:val="center"/>
        </w:trPr>
        <w:tc>
          <w:tcPr>
            <w:tcW w:w="400" w:type="pct"/>
            <w:vMerge w:val="continue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92" w:type="pct"/>
            <w:vMerge w:val="continue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082" w:type="pct"/>
            <w:gridSpan w:val="2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注胶工艺质量</w:t>
            </w:r>
          </w:p>
        </w:tc>
        <w:tc>
          <w:tcPr>
            <w:tcW w:w="826" w:type="pc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注胶平整光滑、无裂隙</w:t>
            </w:r>
          </w:p>
        </w:tc>
        <w:tc>
          <w:tcPr>
            <w:tcW w:w="792" w:type="pc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注胶平整光滑、无裂隙</w:t>
            </w:r>
          </w:p>
        </w:tc>
        <w:tc>
          <w:tcPr>
            <w:tcW w:w="605" w:type="pc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符合要求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atLeast"/>
          <w:jc w:val="center"/>
        </w:trPr>
        <w:tc>
          <w:tcPr>
            <w:tcW w:w="400" w:type="pct"/>
            <w:vMerge w:val="restar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2</w:t>
            </w:r>
          </w:p>
        </w:tc>
        <w:tc>
          <w:tcPr>
            <w:tcW w:w="1292" w:type="pct"/>
            <w:vMerge w:val="restart"/>
            <w:noWrap w:val="0"/>
            <w:vAlign w:val="center"/>
          </w:tcPr>
          <w:p>
            <w:pPr>
              <w:autoSpaceDE/>
              <w:autoSpaceDN/>
              <w:spacing w:before="0" w:line="240" w:lineRule="auto"/>
              <w:ind w:firstLine="0" w:firstLineChars="0"/>
              <w:textAlignment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四十一层南面西起第九处</w:t>
            </w:r>
          </w:p>
        </w:tc>
        <w:tc>
          <w:tcPr>
            <w:tcW w:w="624" w:type="pct"/>
            <w:vMerge w:val="restar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注胶</w:t>
            </w:r>
          </w:p>
          <w:p>
            <w:pPr>
              <w:pStyle w:val="23"/>
              <w:keepLines/>
              <w:spacing w:line="240" w:lineRule="auto"/>
              <w:ind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尺寸</w:t>
            </w:r>
          </w:p>
          <w:p>
            <w:pPr>
              <w:pStyle w:val="23"/>
              <w:keepLines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58" w:type="pc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宽度</w:t>
            </w:r>
          </w:p>
        </w:tc>
        <w:tc>
          <w:tcPr>
            <w:tcW w:w="826" w:type="pc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11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.55mm</w:t>
            </w:r>
          </w:p>
        </w:tc>
        <w:tc>
          <w:tcPr>
            <w:tcW w:w="792" w:type="pct"/>
            <w:noWrap w:val="0"/>
            <w:vAlign w:val="center"/>
          </w:tcPr>
          <w:p>
            <w:pPr>
              <w:keepLines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/</w:t>
            </w:r>
          </w:p>
        </w:tc>
        <w:tc>
          <w:tcPr>
            <w:tcW w:w="605" w:type="pct"/>
            <w:noWrap w:val="0"/>
            <w:vAlign w:val="center"/>
          </w:tcPr>
          <w:p>
            <w:pPr>
              <w:keepLines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0" w:hRule="atLeast"/>
          <w:jc w:val="center"/>
        </w:trPr>
        <w:tc>
          <w:tcPr>
            <w:tcW w:w="400" w:type="pct"/>
            <w:vMerge w:val="continue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92" w:type="pct"/>
            <w:vMerge w:val="continue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624" w:type="pct"/>
            <w:vMerge w:val="continue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58" w:type="pc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厚度</w:t>
            </w:r>
          </w:p>
        </w:tc>
        <w:tc>
          <w:tcPr>
            <w:tcW w:w="826" w:type="pc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7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.</w:t>
            </w:r>
            <w:r>
              <w:rPr>
                <w:rFonts w:hint="eastAsia" w:ascii="Times New Roman" w:hAnsi="Times New Roman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72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mm</w:t>
            </w:r>
          </w:p>
        </w:tc>
        <w:tc>
          <w:tcPr>
            <w:tcW w:w="792" w:type="pct"/>
            <w:noWrap w:val="0"/>
            <w:vAlign w:val="center"/>
          </w:tcPr>
          <w:p>
            <w:pPr>
              <w:keepLines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/</w:t>
            </w:r>
          </w:p>
        </w:tc>
        <w:tc>
          <w:tcPr>
            <w:tcW w:w="605" w:type="pct"/>
            <w:noWrap w:val="0"/>
            <w:vAlign w:val="center"/>
          </w:tcPr>
          <w:p>
            <w:pPr>
              <w:keepLines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atLeast"/>
          <w:jc w:val="center"/>
        </w:trPr>
        <w:tc>
          <w:tcPr>
            <w:tcW w:w="400" w:type="pct"/>
            <w:vMerge w:val="continue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92" w:type="pct"/>
            <w:vMerge w:val="continue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082" w:type="pct"/>
            <w:gridSpan w:val="2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拉伸粘结性</w:t>
            </w:r>
          </w:p>
        </w:tc>
        <w:tc>
          <w:tcPr>
            <w:tcW w:w="826" w:type="pc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left="0" w:leftChars="0" w:right="0" w:rightChars="0"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0.</w:t>
            </w:r>
            <w:r>
              <w:rPr>
                <w:rFonts w:hint="eastAsia" w:ascii="Times New Roman" w:hAnsi="Times New Roman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72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MPa</w:t>
            </w:r>
          </w:p>
        </w:tc>
        <w:tc>
          <w:tcPr>
            <w:tcW w:w="792" w:type="pc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left="0" w:leftChars="0" w:right="0" w:rightChars="0"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≥0.60MPa</w:t>
            </w:r>
          </w:p>
        </w:tc>
        <w:tc>
          <w:tcPr>
            <w:tcW w:w="605" w:type="pc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left="0" w:leftChars="0" w:right="0" w:rightChars="0"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atLeast"/>
          <w:jc w:val="center"/>
        </w:trPr>
        <w:tc>
          <w:tcPr>
            <w:tcW w:w="400" w:type="pct"/>
            <w:vMerge w:val="continue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92" w:type="pct"/>
            <w:vMerge w:val="continue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082" w:type="pct"/>
            <w:gridSpan w:val="2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注胶工艺质量</w:t>
            </w:r>
          </w:p>
        </w:tc>
        <w:tc>
          <w:tcPr>
            <w:tcW w:w="826" w:type="pc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注胶平整光滑、无裂隙</w:t>
            </w:r>
          </w:p>
        </w:tc>
        <w:tc>
          <w:tcPr>
            <w:tcW w:w="792" w:type="pc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注胶平整光滑、无裂隙</w:t>
            </w:r>
          </w:p>
        </w:tc>
        <w:tc>
          <w:tcPr>
            <w:tcW w:w="605" w:type="pc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符合要求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atLeast"/>
          <w:jc w:val="center"/>
        </w:trPr>
        <w:tc>
          <w:tcPr>
            <w:tcW w:w="400" w:type="pct"/>
            <w:vMerge w:val="restar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3</w:t>
            </w:r>
          </w:p>
        </w:tc>
        <w:tc>
          <w:tcPr>
            <w:tcW w:w="1292" w:type="pct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Style w:val="24"/>
                <w:rFonts w:hint="eastAsia" w:cs="Times New Roman"/>
                <w:b w:val="0"/>
                <w:bCs w:val="0"/>
                <w:i w:val="0"/>
                <w:color w:val="auto"/>
                <w:sz w:val="24"/>
                <w:szCs w:val="24"/>
                <w:highlight w:val="none"/>
                <w:lang w:val="en-US" w:eastAsia="zh-CN" w:bidi="ar"/>
              </w:rPr>
              <w:t>四十三层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南面西起第十处</w:t>
            </w:r>
          </w:p>
        </w:tc>
        <w:tc>
          <w:tcPr>
            <w:tcW w:w="624" w:type="pct"/>
            <w:vMerge w:val="restar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注胶</w:t>
            </w:r>
          </w:p>
          <w:p>
            <w:pPr>
              <w:pStyle w:val="23"/>
              <w:keepLines/>
              <w:spacing w:line="240" w:lineRule="auto"/>
              <w:ind w:left="0" w:leftChars="0" w:right="0" w:rightChars="0"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尺寸</w:t>
            </w:r>
          </w:p>
        </w:tc>
        <w:tc>
          <w:tcPr>
            <w:tcW w:w="458" w:type="pc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left="0" w:leftChars="0" w:right="0" w:rightChars="0"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宽度</w:t>
            </w:r>
          </w:p>
        </w:tc>
        <w:tc>
          <w:tcPr>
            <w:tcW w:w="826" w:type="pc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left="0" w:leftChars="0" w:right="0" w:rightChars="0"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12.43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mm</w:t>
            </w:r>
          </w:p>
        </w:tc>
        <w:tc>
          <w:tcPr>
            <w:tcW w:w="792" w:type="pct"/>
            <w:noWrap w:val="0"/>
            <w:vAlign w:val="center"/>
          </w:tcPr>
          <w:p>
            <w:pPr>
              <w:keepLines/>
              <w:spacing w:line="240" w:lineRule="auto"/>
              <w:ind w:left="0" w:leftChars="0" w:right="0" w:rightChars="0"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/</w:t>
            </w:r>
          </w:p>
        </w:tc>
        <w:tc>
          <w:tcPr>
            <w:tcW w:w="605" w:type="pct"/>
            <w:noWrap w:val="0"/>
            <w:vAlign w:val="center"/>
          </w:tcPr>
          <w:p>
            <w:pPr>
              <w:keepLines/>
              <w:spacing w:line="240" w:lineRule="auto"/>
              <w:ind w:left="0" w:leftChars="0" w:right="0" w:rightChars="0"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atLeast"/>
          <w:jc w:val="center"/>
        </w:trPr>
        <w:tc>
          <w:tcPr>
            <w:tcW w:w="400" w:type="pct"/>
            <w:vMerge w:val="continue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92" w:type="pct"/>
            <w:vMerge w:val="continue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624" w:type="pct"/>
            <w:vMerge w:val="continue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left="0" w:leftChars="0" w:right="0" w:rightChars="0"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458" w:type="pc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left="0" w:leftChars="0" w:right="0" w:rightChars="0"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厚度</w:t>
            </w:r>
          </w:p>
        </w:tc>
        <w:tc>
          <w:tcPr>
            <w:tcW w:w="826" w:type="pc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left="0" w:leftChars="0" w:right="0" w:rightChars="0"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7.</w:t>
            </w:r>
            <w:r>
              <w:rPr>
                <w:rFonts w:hint="eastAsia" w:ascii="Times New Roman" w:hAnsi="Times New Roman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77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mm</w:t>
            </w:r>
          </w:p>
        </w:tc>
        <w:tc>
          <w:tcPr>
            <w:tcW w:w="792" w:type="pct"/>
            <w:noWrap w:val="0"/>
            <w:vAlign w:val="center"/>
          </w:tcPr>
          <w:p>
            <w:pPr>
              <w:keepLines/>
              <w:spacing w:line="240" w:lineRule="auto"/>
              <w:ind w:left="0" w:leftChars="0" w:right="0" w:rightChars="0"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/</w:t>
            </w:r>
          </w:p>
        </w:tc>
        <w:tc>
          <w:tcPr>
            <w:tcW w:w="605" w:type="pct"/>
            <w:noWrap w:val="0"/>
            <w:vAlign w:val="center"/>
          </w:tcPr>
          <w:p>
            <w:pPr>
              <w:keepLines/>
              <w:spacing w:line="240" w:lineRule="auto"/>
              <w:ind w:left="0" w:leftChars="0" w:right="0" w:rightChars="0"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atLeast"/>
          <w:jc w:val="center"/>
        </w:trPr>
        <w:tc>
          <w:tcPr>
            <w:tcW w:w="400" w:type="pct"/>
            <w:vMerge w:val="continue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92" w:type="pct"/>
            <w:vMerge w:val="continue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082" w:type="pct"/>
            <w:gridSpan w:val="2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left="0" w:leftChars="0" w:right="0" w:rightChars="0"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拉伸粘结性</w:t>
            </w:r>
          </w:p>
        </w:tc>
        <w:tc>
          <w:tcPr>
            <w:tcW w:w="826" w:type="pc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left="0" w:leftChars="0" w:right="0" w:rightChars="0"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0.</w:t>
            </w:r>
            <w:r>
              <w:rPr>
                <w:rFonts w:hint="eastAsia" w:ascii="Times New Roman" w:hAnsi="Times New Roman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79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MPa</w:t>
            </w:r>
          </w:p>
        </w:tc>
        <w:tc>
          <w:tcPr>
            <w:tcW w:w="792" w:type="pc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left="0" w:leftChars="0" w:right="0" w:rightChars="0"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≥0.60MPa</w:t>
            </w:r>
          </w:p>
        </w:tc>
        <w:tc>
          <w:tcPr>
            <w:tcW w:w="605" w:type="pc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left="0" w:leftChars="0" w:right="0" w:rightChars="0"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符合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atLeast"/>
          <w:jc w:val="center"/>
        </w:trPr>
        <w:tc>
          <w:tcPr>
            <w:tcW w:w="400" w:type="pct"/>
            <w:vMerge w:val="continue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292" w:type="pct"/>
            <w:vMerge w:val="continue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082" w:type="pct"/>
            <w:gridSpan w:val="2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left="0" w:leftChars="0" w:right="0" w:rightChars="0"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注胶工艺质量</w:t>
            </w:r>
          </w:p>
        </w:tc>
        <w:tc>
          <w:tcPr>
            <w:tcW w:w="826" w:type="pc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left="0" w:leftChars="0" w:right="0" w:rightChars="0"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注胶平整光滑、无裂隙</w:t>
            </w:r>
          </w:p>
        </w:tc>
        <w:tc>
          <w:tcPr>
            <w:tcW w:w="792" w:type="pc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left="0" w:leftChars="0" w:right="0" w:rightChars="0"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注胶平整光滑、无裂隙</w:t>
            </w:r>
          </w:p>
        </w:tc>
        <w:tc>
          <w:tcPr>
            <w:tcW w:w="605" w:type="pct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left="0" w:leftChars="0" w:right="0" w:rightChars="0" w:firstLine="0" w:firstLineChars="0"/>
              <w:jc w:val="center"/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  <w:t>符合要求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4" w:hRule="atLeast"/>
          <w:jc w:val="center"/>
          <w:ins w:id="2187" w:author="Administrator" w:date="2024-05-11T16:00:16Z"/>
        </w:trPr>
        <w:tc>
          <w:tcPr>
            <w:tcW w:w="778" w:type="dxa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left="0" w:leftChars="0" w:right="0" w:rightChars="0" w:firstLine="0" w:firstLineChars="0"/>
              <w:rPr>
                <w:ins w:id="2188" w:author="Administrator" w:date="2024-05-11T16:00:16Z"/>
                <w:rFonts w:hint="default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 w:eastAsia="zh-CN" w:bidi="ar-SA"/>
              </w:rPr>
              <w:t>备注</w:t>
            </w:r>
          </w:p>
        </w:tc>
        <w:tc>
          <w:tcPr>
            <w:tcW w:w="8941" w:type="dxa"/>
            <w:gridSpan w:val="6"/>
            <w:noWrap w:val="0"/>
            <w:vAlign w:val="center"/>
          </w:tcPr>
          <w:p>
            <w:pPr>
              <w:pStyle w:val="23"/>
              <w:keepLines/>
              <w:spacing w:line="240" w:lineRule="auto"/>
              <w:ind w:firstLine="240" w:firstLineChars="10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/>
                <w:bCs/>
                <w:sz w:val="24"/>
                <w:szCs w:val="24"/>
                <w:lang w:val="en-US" w:eastAsia="zh-CN"/>
              </w:rPr>
              <w:t>1.硅酮结</w:t>
            </w:r>
            <w:r>
              <w:rPr>
                <w:rFonts w:hint="default" w:ascii="Times New Roman" w:hAnsi="Times New Roman" w:cs="Times New Roman"/>
                <w:bCs/>
                <w:sz w:val="24"/>
                <w:szCs w:val="24"/>
                <w:lang w:val="en-US" w:eastAsia="zh-CN"/>
              </w:rPr>
              <w:t>构胶粘结强度试验技术要求根据</w:t>
            </w:r>
            <w:r>
              <w:rPr>
                <w:rFonts w:hint="eastAsia" w:ascii="Times New Roman" w:hAnsi="Times New Roman" w:eastAsia="宋体" w:cs="Times New Roman"/>
                <w:color w:val="auto"/>
                <w:highlight w:val="none"/>
                <w:lang w:val="en-US" w:eastAsia="zh-CN"/>
              </w:rPr>
              <w:t>《</w:t>
            </w:r>
            <w:r>
              <w:rPr>
                <w:rFonts w:hint="eastAsia" w:cs="Times New Roman"/>
                <w:color w:val="auto"/>
                <w:highlight w:val="none"/>
                <w:lang w:val="en-US" w:eastAsia="zh-CN"/>
              </w:rPr>
              <w:t>建筑幕墙工程检测方法标准</w:t>
            </w:r>
            <w:r>
              <w:rPr>
                <w:rFonts w:hint="eastAsia" w:ascii="Times New Roman" w:hAnsi="Times New Roman" w:eastAsia="宋体" w:cs="Times New Roman"/>
                <w:color w:val="auto"/>
                <w:highlight w:val="none"/>
                <w:lang w:val="en-US" w:eastAsia="zh-CN"/>
              </w:rPr>
              <w:t>》</w:t>
            </w:r>
            <w:r>
              <w:rPr>
                <w:rFonts w:hint="eastAsia" w:ascii="Times New Roman" w:hAnsi="Times New Roman" w:cs="Times New Roman"/>
                <w:color w:val="000000"/>
                <w:sz w:val="24"/>
                <w:szCs w:val="24"/>
                <w:highlight w:val="none"/>
                <w:lang w:val="en-US" w:eastAsia="zh-CN"/>
              </w:rPr>
              <w:t>（</w:t>
            </w:r>
            <w:r>
              <w:rPr>
                <w:rFonts w:hint="eastAsia" w:ascii="Times New Roman" w:hAnsi="Times New Roman" w:cs="Times New Roman"/>
                <w:color w:val="000000"/>
                <w:sz w:val="24"/>
                <w:szCs w:val="24"/>
                <w:lang w:val="en-US" w:eastAsia="zh-CN"/>
              </w:rPr>
              <w:t>JGJ/T324-2014</w:t>
            </w:r>
            <w:r>
              <w:rPr>
                <w:rFonts w:hint="eastAsia" w:ascii="Times New Roman" w:hAnsi="Times New Roman" w:cs="Times New Roman"/>
                <w:color w:val="000000"/>
                <w:sz w:val="24"/>
                <w:szCs w:val="24"/>
                <w:highlight w:val="none"/>
                <w:lang w:val="en-US" w:eastAsia="zh-CN"/>
              </w:rPr>
              <w:t>）</w:t>
            </w:r>
            <w:r>
              <w:rPr>
                <w:rFonts w:hint="eastAsia"/>
                <w:lang w:val="en-US" w:eastAsia="zh-CN"/>
              </w:rPr>
              <w:t>附录C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highlight w:val="none"/>
                <w:lang w:val="en-US" w:eastAsia="zh-CN"/>
              </w:rPr>
              <w:t>确定；</w:t>
            </w:r>
          </w:p>
          <w:p>
            <w:pPr>
              <w:pStyle w:val="23"/>
              <w:keepLines/>
              <w:spacing w:line="240" w:lineRule="auto"/>
              <w:ind w:firstLine="240" w:firstLineChars="100"/>
              <w:jc w:val="both"/>
              <w:rPr>
                <w:rFonts w:hint="default" w:ascii="Times New Roman" w:hAnsi="Times New Roman" w:cs="Times New Roman"/>
                <w:color w:val="auto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  <w:highlight w:val="none"/>
                <w:lang w:val="en-US" w:eastAsia="zh-CN"/>
              </w:rPr>
              <w:t>2.注胶尺寸技术要求根据</w:t>
            </w:r>
            <w:r>
              <w:rPr>
                <w:rFonts w:hint="eastAsia" w:cs="Times New Roman"/>
                <w:spacing w:val="2"/>
                <w:sz w:val="24"/>
                <w:szCs w:val="24"/>
                <w:lang w:val="en-US" w:eastAsia="zh-CN"/>
              </w:rPr>
              <w:t>《玻璃幕墙工程技术规范》</w:t>
            </w:r>
            <w:r>
              <w:rPr>
                <w:rFonts w:hint="default" w:ascii="Times New Roman" w:hAnsi="Times New Roman" w:eastAsia="宋体" w:cs="Times New Roman"/>
                <w:spacing w:val="2"/>
                <w:sz w:val="24"/>
                <w:szCs w:val="24"/>
                <w:lang w:val="en-US" w:eastAsia="zh-CN"/>
              </w:rPr>
              <w:t>(JGJ</w:t>
            </w:r>
            <w:r>
              <w:rPr>
                <w:rFonts w:hint="default" w:ascii="Times New Roman" w:hAnsi="Times New Roman" w:cs="Times New Roman"/>
                <w:spacing w:val="2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spacing w:val="2"/>
                <w:sz w:val="24"/>
                <w:szCs w:val="24"/>
                <w:lang w:val="en-US" w:eastAsia="zh-CN"/>
              </w:rPr>
              <w:t>102-2003)</w:t>
            </w:r>
            <w:r>
              <w:rPr>
                <w:rFonts w:hint="eastAsia" w:cs="Times New Roman"/>
                <w:spacing w:val="2"/>
                <w:sz w:val="24"/>
                <w:szCs w:val="24"/>
                <w:lang w:val="en-US" w:eastAsia="zh-CN"/>
              </w:rPr>
              <w:t>第</w:t>
            </w:r>
            <w:r>
              <w:rPr>
                <w:rFonts w:hint="default" w:ascii="Times New Roman" w:hAnsi="Times New Roman" w:cs="Times New Roman"/>
                <w:spacing w:val="2"/>
                <w:sz w:val="24"/>
                <w:szCs w:val="24"/>
                <w:lang w:val="en-US" w:eastAsia="zh-CN"/>
              </w:rPr>
              <w:t>5.6.1</w:t>
            </w:r>
            <w:r>
              <w:rPr>
                <w:rFonts w:hint="eastAsia" w:cs="Times New Roman"/>
                <w:spacing w:val="2"/>
                <w:sz w:val="24"/>
                <w:szCs w:val="24"/>
                <w:lang w:val="en-US" w:eastAsia="zh-CN"/>
              </w:rPr>
              <w:t>条确定；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/>
                <w:sz w:val="24"/>
                <w:szCs w:val="24"/>
                <w:lang w:val="en-US" w:eastAsia="zh-CN" w:bidi="ar-SA"/>
              </w:rPr>
              <w:t>粘结</w:t>
            </w:r>
            <w:r>
              <w:rPr>
                <w:rFonts w:hint="eastAsia" w:ascii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 w:eastAsia="zh-CN" w:bidi="ar-SA"/>
              </w:rPr>
              <w:t>宽度大于7mm，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000000"/>
                <w:sz w:val="24"/>
                <w:szCs w:val="24"/>
                <w:lang w:val="en-US" w:eastAsia="zh-CN" w:bidi="ar-SA"/>
              </w:rPr>
              <w:t>粘结</w:t>
            </w:r>
            <w:r>
              <w:rPr>
                <w:rFonts w:hint="eastAsia" w:ascii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 w:eastAsia="zh-CN" w:bidi="ar-SA"/>
              </w:rPr>
              <w:t>厚度大于6mm。</w:t>
            </w:r>
          </w:p>
          <w:p>
            <w:pPr>
              <w:pStyle w:val="23"/>
              <w:keepLines/>
              <w:spacing w:line="240" w:lineRule="auto"/>
              <w:ind w:firstLine="240" w:firstLineChars="100"/>
              <w:jc w:val="both"/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Cs/>
                <w:sz w:val="24"/>
                <w:szCs w:val="24"/>
                <w:lang w:val="en-US" w:eastAsia="zh-CN"/>
              </w:rPr>
              <w:t>3.</w:t>
            </w:r>
            <w:r>
              <w:rPr>
                <w:rFonts w:hint="default" w:ascii="Times New Roman" w:hAnsi="Times New Roman" w:cs="Times New Roman"/>
                <w:bCs/>
                <w:sz w:val="24"/>
                <w:szCs w:val="24"/>
                <w:lang w:val="en-US" w:eastAsia="zh-CN"/>
              </w:rPr>
              <w:t>硅酮结构胶现场拉伸粘结强度技术要求根据</w:t>
            </w:r>
            <w:r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  <w:highlight w:val="none"/>
                <w:lang w:val="en-US" w:eastAsia="zh-CN"/>
              </w:rPr>
              <w:t>《建筑用硅酮结构密封胶》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highlight w:val="none"/>
                <w:lang w:val="en-US" w:eastAsia="zh-CN"/>
              </w:rPr>
              <w:t>（</w:t>
            </w:r>
            <w:r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  <w:highlight w:val="none"/>
                <w:lang w:val="en-US" w:eastAsia="zh-CN"/>
              </w:rPr>
              <w:t>GB16776-2005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highlight w:val="none"/>
                <w:lang w:val="en-US" w:eastAsia="zh-CN"/>
              </w:rPr>
              <w:t>）</w:t>
            </w:r>
            <w:r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  <w:highlight w:val="none"/>
                <w:lang w:val="en-US" w:eastAsia="zh-CN"/>
              </w:rPr>
              <w:t>第5.2条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highlight w:val="none"/>
                <w:lang w:val="en-US" w:eastAsia="zh-CN"/>
              </w:rPr>
              <w:t>确定</w:t>
            </w:r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  <w:highlight w:val="none"/>
                <w:lang w:val="en-US" w:eastAsia="zh-CN"/>
              </w:rPr>
              <w:t>；</w:t>
            </w:r>
          </w:p>
          <w:p>
            <w:pPr>
              <w:pStyle w:val="23"/>
              <w:keepLines/>
              <w:spacing w:line="240" w:lineRule="auto"/>
              <w:ind w:left="0" w:leftChars="0" w:right="0" w:rightChars="0" w:firstLine="240" w:firstLineChars="100"/>
              <w:jc w:val="both"/>
              <w:rPr>
                <w:ins w:id="2189" w:author="Administrator" w:date="2024-05-11T16:00:16Z"/>
                <w:rFonts w:hint="eastAsia" w:ascii="Times New Roman" w:hAnsi="Times New Roman" w:eastAsia="宋体" w:cs="Times New Roman"/>
                <w:b w:val="0"/>
                <w:bCs w:val="0"/>
                <w:color w:val="auto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 w:eastAsia="zh-CN" w:bidi="ar-SA"/>
              </w:rPr>
              <w:t>4.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en-US" w:eastAsia="zh-CN" w:bidi="ar-SA"/>
              </w:rPr>
              <w:t>注胶工艺质量技术要求根据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《玻璃幕墙工程质量检验标准》（JGJ/T 139-2020）第2.5.3条确定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。</w:t>
            </w:r>
          </w:p>
        </w:tc>
      </w:tr>
    </w:tbl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ind w:firstLine="240" w:firstLineChars="100"/>
        <w:outlineLvl w:val="1"/>
        <w:rPr>
          <w:rFonts w:hint="default" w:ascii="Times New Roman" w:hAnsi="Times New Roman" w:eastAsia="宋体"/>
          <w:color w:val="auto"/>
          <w:lang w:val="en-US" w:eastAsia="zh-CN"/>
        </w:rPr>
      </w:pPr>
      <w:bookmarkStart w:id="39" w:name="_Toc2686"/>
      <w:r>
        <w:rPr>
          <w:rFonts w:hint="eastAsia" w:ascii="Times New Roman" w:hAnsi="Times New Roman" w:eastAsia="宋体"/>
          <w:color w:val="auto"/>
          <w:lang w:val="en-US" w:eastAsia="zh-CN"/>
        </w:rPr>
        <w:t>5</w:t>
      </w:r>
      <w:r>
        <w:rPr>
          <w:rFonts w:hint="default" w:ascii="Times New Roman" w:hAnsi="Times New Roman" w:eastAsia="宋体"/>
          <w:color w:val="auto"/>
          <w:lang w:val="en-US" w:eastAsia="zh-CN"/>
        </w:rPr>
        <w:t>.</w:t>
      </w:r>
      <w:r>
        <w:rPr>
          <w:rFonts w:hint="eastAsia" w:ascii="Times New Roman" w:hAnsi="Times New Roman" w:eastAsia="宋体"/>
          <w:color w:val="auto"/>
          <w:lang w:val="en-US" w:eastAsia="zh-CN"/>
        </w:rPr>
        <w:t>3开启窗及其配件</w:t>
      </w:r>
      <w:bookmarkEnd w:id="39"/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bidi w:val="0"/>
        <w:ind w:left="80" w:leftChars="0" w:right="0" w:rightChars="0" w:firstLine="400" w:firstLineChars="0"/>
        <w:jc w:val="both"/>
        <w:rPr>
          <w:ins w:id="2190" w:author="Administrator" w:date="2024-05-11T16:38:09Z"/>
          <w:rFonts w:hint="eastAsia"/>
          <w:color w:val="auto"/>
          <w:lang w:val="en-US" w:eastAsia="zh-CN"/>
        </w:rPr>
      </w:pPr>
      <w:r>
        <w:rPr>
          <w:rFonts w:hint="default"/>
          <w:color w:val="auto"/>
        </w:rPr>
        <w:t>对</w:t>
      </w:r>
      <w:r>
        <w:rPr>
          <w:rFonts w:hint="eastAsia"/>
          <w:color w:val="auto"/>
          <w:lang w:val="en-US" w:eastAsia="zh-CN"/>
        </w:rPr>
        <w:t>幕墙开启窗</w:t>
      </w:r>
      <w:r>
        <w:rPr>
          <w:rFonts w:hint="default"/>
          <w:color w:val="auto"/>
        </w:rPr>
        <w:t>及其他配件详细检查</w:t>
      </w:r>
      <w:r>
        <w:rPr>
          <w:rFonts w:hint="eastAsia"/>
          <w:color w:val="auto"/>
          <w:lang w:eastAsia="zh-CN"/>
        </w:rPr>
        <w:t>，</w:t>
      </w:r>
      <w:r>
        <w:rPr>
          <w:rFonts w:hint="eastAsia"/>
          <w:color w:val="auto"/>
          <w:lang w:val="en-US" w:eastAsia="zh-CN"/>
        </w:rPr>
        <w:t>现场发现</w:t>
      </w:r>
      <w:ins w:id="2191" w:author="Administrator" w:date="2024-05-15T09:14:01Z">
        <w:r>
          <w:rPr>
            <w:rFonts w:hint="eastAsia"/>
            <w:color w:val="auto"/>
            <w:lang w:val="en-US" w:eastAsia="zh-CN"/>
          </w:rPr>
          <w:t>大部分</w:t>
        </w:r>
      </w:ins>
      <w:ins w:id="2192" w:author="Administrator" w:date="2024-05-11T16:38:13Z">
        <w:r>
          <w:rPr>
            <w:rFonts w:hint="eastAsia"/>
            <w:color w:val="auto"/>
            <w:lang w:val="en-US" w:eastAsia="zh-CN"/>
          </w:rPr>
          <w:t>开启窗外形平正</w:t>
        </w:r>
      </w:ins>
      <w:ins w:id="2193" w:author="Administrator" w:date="2024-05-11T16:38:25Z">
        <w:r>
          <w:rPr>
            <w:rFonts w:hint="eastAsia"/>
            <w:color w:val="auto"/>
            <w:lang w:val="en-US" w:eastAsia="zh-CN"/>
          </w:rPr>
          <w:t>、</w:t>
        </w:r>
      </w:ins>
      <w:ins w:id="2194" w:author="Administrator" w:date="2024-05-11T16:38:13Z">
        <w:r>
          <w:rPr>
            <w:rFonts w:hint="eastAsia"/>
            <w:color w:val="auto"/>
            <w:lang w:val="en-US" w:eastAsia="zh-CN"/>
          </w:rPr>
          <w:t>无下坠变形</w:t>
        </w:r>
      </w:ins>
      <w:ins w:id="2195" w:author="Administrator" w:date="2024-05-11T16:38:35Z">
        <w:r>
          <w:rPr>
            <w:rFonts w:hint="eastAsia"/>
            <w:color w:val="auto"/>
            <w:lang w:val="en-US" w:eastAsia="zh-CN"/>
          </w:rPr>
          <w:t>，</w:t>
        </w:r>
      </w:ins>
      <w:ins w:id="2196" w:author="Administrator" w:date="2024-05-11T16:38:13Z">
        <w:r>
          <w:rPr>
            <w:rFonts w:hint="eastAsia"/>
            <w:color w:val="auto"/>
            <w:lang w:val="en-US" w:eastAsia="zh-CN"/>
          </w:rPr>
          <w:t>启闭顺畅</w:t>
        </w:r>
      </w:ins>
      <w:ins w:id="2197" w:author="Administrator" w:date="2024-05-11T16:38:40Z">
        <w:r>
          <w:rPr>
            <w:rFonts w:hint="eastAsia"/>
            <w:color w:val="auto"/>
            <w:lang w:val="en-US" w:eastAsia="zh-CN"/>
          </w:rPr>
          <w:t>，</w:t>
        </w:r>
      </w:ins>
      <w:ins w:id="2198" w:author="Administrator" w:date="2024-05-11T16:38:13Z">
        <w:r>
          <w:rPr>
            <w:rFonts w:hint="eastAsia"/>
            <w:color w:val="auto"/>
            <w:lang w:val="en-US" w:eastAsia="zh-CN"/>
          </w:rPr>
          <w:t>开启窗开窗器、密封件、五金配件完好</w:t>
        </w:r>
      </w:ins>
      <w:ins w:id="2199" w:author="Administrator" w:date="2024-05-11T16:38:47Z">
        <w:r>
          <w:rPr>
            <w:rFonts w:hint="eastAsia"/>
            <w:color w:val="auto"/>
            <w:lang w:val="en-US" w:eastAsia="zh-CN"/>
          </w:rPr>
          <w:t>，</w:t>
        </w:r>
      </w:ins>
      <w:ins w:id="2200" w:author="Administrator" w:date="2024-05-11T16:38:13Z">
        <w:r>
          <w:rPr>
            <w:rFonts w:hint="eastAsia"/>
            <w:color w:val="auto"/>
            <w:lang w:val="en-US" w:eastAsia="zh-CN"/>
          </w:rPr>
          <w:t>开启窗的密封情况良好</w:t>
        </w:r>
      </w:ins>
      <w:ins w:id="2201" w:author="Administrator" w:date="2024-05-11T16:38:58Z">
        <w:r>
          <w:rPr>
            <w:rFonts w:hint="eastAsia"/>
            <w:color w:val="auto"/>
            <w:lang w:val="en-US" w:eastAsia="zh-CN"/>
          </w:rPr>
          <w:t>，</w:t>
        </w:r>
      </w:ins>
      <w:ins w:id="2202" w:author="Administrator" w:date="2024-05-11T16:38:13Z">
        <w:r>
          <w:rPr>
            <w:rFonts w:hint="eastAsia"/>
            <w:color w:val="auto"/>
            <w:lang w:val="en-US" w:eastAsia="zh-CN"/>
          </w:rPr>
          <w:t>使用功能正常</w:t>
        </w:r>
      </w:ins>
      <w:ins w:id="2203" w:author="Administrator" w:date="2024-05-11T16:39:06Z">
        <w:r>
          <w:rPr>
            <w:rFonts w:hint="eastAsia"/>
            <w:color w:val="auto"/>
            <w:lang w:val="en-US" w:eastAsia="zh-CN"/>
          </w:rPr>
          <w:t>。</w:t>
        </w:r>
      </w:ins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bidi w:val="0"/>
        <w:ind w:left="80" w:leftChars="0" w:right="0" w:rightChars="0" w:firstLine="400" w:firstLineChars="0"/>
        <w:rPr>
          <w:rFonts w:hint="eastAsia"/>
          <w:color w:val="auto"/>
          <w:lang w:eastAsia="zh-CN"/>
        </w:rPr>
      </w:pPr>
      <w:ins w:id="2204" w:author="Administrator" w:date="2024-05-15T09:28:04Z">
        <w:r>
          <w:rPr>
            <w:rFonts w:hint="eastAsia"/>
            <w:color w:val="auto"/>
            <w:lang w:val="en-US" w:eastAsia="zh-CN"/>
          </w:rPr>
          <w:t>二层</w:t>
        </w:r>
      </w:ins>
      <w:ins w:id="2205" w:author="Administrator" w:date="2024-05-15T09:28:09Z">
        <w:r>
          <w:rPr>
            <w:rFonts w:hint="eastAsia"/>
            <w:color w:val="auto"/>
            <w:lang w:val="en-US" w:eastAsia="zh-CN"/>
          </w:rPr>
          <w:t>南面</w:t>
        </w:r>
      </w:ins>
      <w:ins w:id="2206" w:author="Administrator" w:date="2024-05-15T09:28:13Z">
        <w:r>
          <w:rPr>
            <w:rFonts w:hint="eastAsia"/>
            <w:color w:val="auto"/>
            <w:lang w:val="en-US" w:eastAsia="zh-CN"/>
          </w:rPr>
          <w:t>西起</w:t>
        </w:r>
      </w:ins>
      <w:ins w:id="2207" w:author="Administrator" w:date="2024-05-15T09:28:15Z">
        <w:r>
          <w:rPr>
            <w:rFonts w:hint="eastAsia"/>
            <w:color w:val="auto"/>
            <w:lang w:val="en-US" w:eastAsia="zh-CN"/>
          </w:rPr>
          <w:t>第二处</w:t>
        </w:r>
      </w:ins>
      <w:ins w:id="2208" w:author="Administrator" w:date="2024-05-15T09:28:19Z">
        <w:r>
          <w:rPr>
            <w:rFonts w:hint="eastAsia"/>
            <w:color w:val="auto"/>
            <w:lang w:val="en-US" w:eastAsia="zh-CN"/>
          </w:rPr>
          <w:t>开启窗</w:t>
        </w:r>
      </w:ins>
      <w:ins w:id="2209" w:author="Administrator" w:date="2024-05-15T09:28:22Z">
        <w:r>
          <w:rPr>
            <w:rFonts w:hint="eastAsia"/>
            <w:color w:val="auto"/>
            <w:lang w:val="en-US" w:eastAsia="zh-CN"/>
          </w:rPr>
          <w:t>启闭</w:t>
        </w:r>
      </w:ins>
      <w:ins w:id="2210" w:author="Administrator" w:date="2024-05-15T09:28:24Z">
        <w:r>
          <w:rPr>
            <w:rFonts w:hint="eastAsia"/>
            <w:color w:val="auto"/>
            <w:lang w:val="en-US" w:eastAsia="zh-CN"/>
          </w:rPr>
          <w:t>不顺畅</w:t>
        </w:r>
      </w:ins>
      <w:ins w:id="2211" w:author="Administrator" w:date="2024-05-15T09:28:25Z">
        <w:r>
          <w:rPr>
            <w:rFonts w:hint="eastAsia"/>
            <w:color w:val="auto"/>
            <w:lang w:val="en-US" w:eastAsia="zh-CN"/>
          </w:rPr>
          <w:t>，</w:t>
        </w:r>
      </w:ins>
      <w:ins w:id="2212" w:author="Administrator" w:date="2024-05-15T09:29:00Z">
        <w:r>
          <w:rPr>
            <w:rFonts w:hint="eastAsia"/>
            <w:color w:val="auto"/>
            <w:lang w:val="en-US" w:eastAsia="zh-CN"/>
          </w:rPr>
          <w:t>南面</w:t>
        </w:r>
      </w:ins>
      <w:ins w:id="2213" w:author="Administrator" w:date="2024-05-15T09:29:01Z">
        <w:r>
          <w:rPr>
            <w:rFonts w:hint="eastAsia"/>
            <w:color w:val="auto"/>
            <w:lang w:val="en-US" w:eastAsia="zh-CN"/>
          </w:rPr>
          <w:t>西起</w:t>
        </w:r>
      </w:ins>
      <w:ins w:id="2214" w:author="Administrator" w:date="2024-05-15T09:29:04Z">
        <w:r>
          <w:rPr>
            <w:rFonts w:hint="eastAsia"/>
            <w:color w:val="auto"/>
            <w:lang w:val="en-US" w:eastAsia="zh-CN"/>
          </w:rPr>
          <w:t>第</w:t>
        </w:r>
      </w:ins>
      <w:ins w:id="2215" w:author="Administrator" w:date="2024-05-15T09:29:18Z">
        <w:r>
          <w:rPr>
            <w:rFonts w:hint="eastAsia"/>
            <w:color w:val="auto"/>
            <w:lang w:val="en-US" w:eastAsia="zh-CN"/>
          </w:rPr>
          <w:t>十二</w:t>
        </w:r>
      </w:ins>
      <w:ins w:id="2216" w:author="Administrator" w:date="2024-05-15T09:29:29Z">
        <w:r>
          <w:rPr>
            <w:rFonts w:hint="eastAsia"/>
            <w:color w:val="auto"/>
            <w:lang w:val="en-US" w:eastAsia="zh-CN"/>
          </w:rPr>
          <w:t>处</w:t>
        </w:r>
      </w:ins>
      <w:ins w:id="2217" w:author="Administrator" w:date="2024-05-15T09:29:31Z">
        <w:r>
          <w:rPr>
            <w:rFonts w:hint="eastAsia"/>
            <w:color w:val="auto"/>
            <w:lang w:val="en-US" w:eastAsia="zh-CN"/>
          </w:rPr>
          <w:t>开启窗</w:t>
        </w:r>
      </w:ins>
      <w:ins w:id="2218" w:author="Administrator" w:date="2024-05-15T09:29:22Z">
        <w:r>
          <w:rPr>
            <w:rFonts w:hint="eastAsia"/>
            <w:color w:val="auto"/>
            <w:lang w:val="en-US" w:eastAsia="zh-CN"/>
          </w:rPr>
          <w:t>启闭</w:t>
        </w:r>
      </w:ins>
      <w:ins w:id="2219" w:author="Administrator" w:date="2024-05-15T09:29:24Z">
        <w:r>
          <w:rPr>
            <w:rFonts w:hint="eastAsia"/>
            <w:color w:val="auto"/>
            <w:lang w:val="en-US" w:eastAsia="zh-CN"/>
          </w:rPr>
          <w:t>不顺畅</w:t>
        </w:r>
      </w:ins>
      <w:ins w:id="2220" w:author="Administrator" w:date="2024-05-15T09:29:36Z">
        <w:r>
          <w:rPr>
            <w:rFonts w:hint="eastAsia"/>
            <w:color w:val="auto"/>
            <w:lang w:val="en-US" w:eastAsia="zh-CN"/>
          </w:rPr>
          <w:t>；</w:t>
        </w:r>
      </w:ins>
      <w:ins w:id="2221" w:author="Administrator" w:date="2024-05-15T09:23:25Z">
        <w:r>
          <w:rPr>
            <w:rFonts w:hint="eastAsia"/>
            <w:color w:val="auto"/>
            <w:lang w:val="en-US" w:eastAsia="zh-CN"/>
          </w:rPr>
          <w:t>三层</w:t>
        </w:r>
      </w:ins>
      <w:ins w:id="2222" w:author="Administrator" w:date="2024-05-15T09:23:28Z">
        <w:r>
          <w:rPr>
            <w:rFonts w:hint="eastAsia"/>
            <w:color w:val="auto"/>
            <w:lang w:val="en-US" w:eastAsia="zh-CN"/>
          </w:rPr>
          <w:t>南面</w:t>
        </w:r>
      </w:ins>
      <w:ins w:id="2223" w:author="Administrator" w:date="2024-05-15T09:23:29Z">
        <w:r>
          <w:rPr>
            <w:rFonts w:hint="eastAsia"/>
            <w:color w:val="auto"/>
            <w:lang w:val="en-US" w:eastAsia="zh-CN"/>
          </w:rPr>
          <w:t>东起</w:t>
        </w:r>
      </w:ins>
      <w:ins w:id="2224" w:author="Administrator" w:date="2024-05-15T09:23:31Z">
        <w:r>
          <w:rPr>
            <w:rFonts w:hint="eastAsia"/>
            <w:color w:val="auto"/>
            <w:lang w:val="en-US" w:eastAsia="zh-CN"/>
          </w:rPr>
          <w:t>第二处</w:t>
        </w:r>
      </w:ins>
      <w:ins w:id="2225" w:author="Administrator" w:date="2024-05-15T09:23:33Z">
        <w:r>
          <w:rPr>
            <w:rFonts w:hint="eastAsia"/>
            <w:color w:val="auto"/>
            <w:lang w:val="en-US" w:eastAsia="zh-CN"/>
          </w:rPr>
          <w:t>开启窗</w:t>
        </w:r>
      </w:ins>
      <w:ins w:id="2226" w:author="Administrator" w:date="2024-05-15T09:28:38Z">
        <w:r>
          <w:rPr>
            <w:rFonts w:hint="eastAsia"/>
            <w:color w:val="auto"/>
            <w:lang w:val="en-US" w:eastAsia="zh-CN"/>
          </w:rPr>
          <w:t>启闭不顺畅</w:t>
        </w:r>
      </w:ins>
      <w:ins w:id="2227" w:author="Administrator" w:date="2024-05-15T09:23:48Z">
        <w:r>
          <w:rPr>
            <w:rFonts w:hint="eastAsia"/>
            <w:color w:val="auto"/>
            <w:lang w:val="en-US" w:eastAsia="zh-CN"/>
          </w:rPr>
          <w:t>，</w:t>
        </w:r>
      </w:ins>
      <w:ins w:id="2228" w:author="Administrator" w:date="2024-05-15T09:23:56Z">
        <w:r>
          <w:rPr>
            <w:rFonts w:hint="eastAsia"/>
            <w:color w:val="auto"/>
            <w:lang w:val="en-US" w:eastAsia="zh-CN"/>
          </w:rPr>
          <w:t>粤财</w:t>
        </w:r>
      </w:ins>
      <w:ins w:id="2229" w:author="Administrator" w:date="2024-05-15T09:23:59Z">
        <w:r>
          <w:rPr>
            <w:rFonts w:hint="eastAsia"/>
            <w:color w:val="auto"/>
            <w:lang w:val="en-US" w:eastAsia="zh-CN"/>
          </w:rPr>
          <w:t>金融</w:t>
        </w:r>
      </w:ins>
      <w:ins w:id="2230" w:author="Administrator" w:date="2024-05-15T09:24:01Z">
        <w:r>
          <w:rPr>
            <w:rFonts w:hint="eastAsia"/>
            <w:color w:val="auto"/>
            <w:lang w:val="en-US" w:eastAsia="zh-CN"/>
          </w:rPr>
          <w:t>服务</w:t>
        </w:r>
      </w:ins>
      <w:ins w:id="2231" w:author="Administrator" w:date="2024-05-15T09:24:03Z">
        <w:r>
          <w:rPr>
            <w:rFonts w:hint="eastAsia"/>
            <w:color w:val="auto"/>
            <w:lang w:val="en-US" w:eastAsia="zh-CN"/>
          </w:rPr>
          <w:t>中心</w:t>
        </w:r>
      </w:ins>
      <w:ins w:id="2232" w:author="Administrator" w:date="2024-05-15T09:24:04Z">
        <w:r>
          <w:rPr>
            <w:rFonts w:hint="eastAsia"/>
            <w:color w:val="auto"/>
            <w:lang w:val="en-US" w:eastAsia="zh-CN"/>
          </w:rPr>
          <w:t>房间</w:t>
        </w:r>
      </w:ins>
      <w:ins w:id="2233" w:author="Administrator" w:date="2024-05-15T09:24:06Z">
        <w:r>
          <w:rPr>
            <w:rFonts w:hint="eastAsia"/>
            <w:color w:val="auto"/>
            <w:lang w:val="en-US" w:eastAsia="zh-CN"/>
          </w:rPr>
          <w:t>南面</w:t>
        </w:r>
      </w:ins>
      <w:ins w:id="2234" w:author="Administrator" w:date="2024-05-15T09:24:08Z">
        <w:r>
          <w:rPr>
            <w:rFonts w:hint="eastAsia"/>
            <w:color w:val="auto"/>
            <w:lang w:val="en-US" w:eastAsia="zh-CN"/>
          </w:rPr>
          <w:t>东起</w:t>
        </w:r>
      </w:ins>
      <w:ins w:id="2235" w:author="Administrator" w:date="2024-05-15T09:24:10Z">
        <w:r>
          <w:rPr>
            <w:rFonts w:hint="eastAsia"/>
            <w:color w:val="auto"/>
            <w:lang w:val="en-US" w:eastAsia="zh-CN"/>
          </w:rPr>
          <w:t>第一</w:t>
        </w:r>
      </w:ins>
      <w:ins w:id="2236" w:author="Administrator" w:date="2024-05-15T09:24:14Z">
        <w:r>
          <w:rPr>
            <w:rFonts w:hint="eastAsia"/>
            <w:color w:val="auto"/>
            <w:lang w:val="en-US" w:eastAsia="zh-CN"/>
          </w:rPr>
          <w:t>处</w:t>
        </w:r>
      </w:ins>
      <w:ins w:id="2237" w:author="Administrator" w:date="2024-05-15T09:24:16Z">
        <w:r>
          <w:rPr>
            <w:rFonts w:hint="eastAsia"/>
            <w:color w:val="auto"/>
            <w:lang w:val="en-US" w:eastAsia="zh-CN"/>
          </w:rPr>
          <w:t>开启窗</w:t>
        </w:r>
      </w:ins>
      <w:ins w:id="2238" w:author="Administrator" w:date="2024-05-15T09:28:38Z">
        <w:r>
          <w:rPr>
            <w:rFonts w:hint="eastAsia"/>
            <w:color w:val="auto"/>
            <w:lang w:val="en-US" w:eastAsia="zh-CN"/>
          </w:rPr>
          <w:t>启闭不顺畅</w:t>
        </w:r>
      </w:ins>
      <w:ins w:id="2239" w:author="Administrator" w:date="2024-05-15T09:24:53Z">
        <w:r>
          <w:rPr>
            <w:rFonts w:hint="eastAsia"/>
            <w:color w:val="auto"/>
            <w:lang w:val="en-US" w:eastAsia="zh-CN"/>
          </w:rPr>
          <w:t>，</w:t>
        </w:r>
      </w:ins>
      <w:ins w:id="2240" w:author="Administrator" w:date="2024-05-15T09:24:55Z">
        <w:r>
          <w:rPr>
            <w:rFonts w:hint="eastAsia"/>
            <w:color w:val="auto"/>
            <w:lang w:val="en-US" w:eastAsia="zh-CN"/>
          </w:rPr>
          <w:t>业务</w:t>
        </w:r>
      </w:ins>
      <w:ins w:id="2241" w:author="Administrator" w:date="2024-05-15T09:24:56Z">
        <w:r>
          <w:rPr>
            <w:rFonts w:hint="eastAsia"/>
            <w:color w:val="auto"/>
            <w:lang w:val="en-US" w:eastAsia="zh-CN"/>
          </w:rPr>
          <w:t>三</w:t>
        </w:r>
      </w:ins>
      <w:ins w:id="2242" w:author="Administrator" w:date="2024-05-15T09:24:57Z">
        <w:r>
          <w:rPr>
            <w:rFonts w:hint="eastAsia"/>
            <w:color w:val="auto"/>
            <w:lang w:val="en-US" w:eastAsia="zh-CN"/>
          </w:rPr>
          <w:t>部</w:t>
        </w:r>
      </w:ins>
      <w:ins w:id="2243" w:author="Administrator" w:date="2024-05-15T09:25:04Z">
        <w:r>
          <w:rPr>
            <w:rFonts w:hint="eastAsia"/>
            <w:color w:val="auto"/>
            <w:lang w:val="en-US" w:eastAsia="zh-CN"/>
          </w:rPr>
          <w:t>东面</w:t>
        </w:r>
      </w:ins>
      <w:ins w:id="2244" w:author="Administrator" w:date="2024-05-15T09:25:06Z">
        <w:r>
          <w:rPr>
            <w:rFonts w:hint="eastAsia"/>
            <w:color w:val="auto"/>
            <w:lang w:val="en-US" w:eastAsia="zh-CN"/>
          </w:rPr>
          <w:t>南起</w:t>
        </w:r>
      </w:ins>
      <w:ins w:id="2245" w:author="Administrator" w:date="2024-05-15T09:25:10Z">
        <w:r>
          <w:rPr>
            <w:rFonts w:hint="eastAsia"/>
            <w:color w:val="auto"/>
            <w:lang w:val="en-US" w:eastAsia="zh-CN"/>
          </w:rPr>
          <w:t>第一处</w:t>
        </w:r>
      </w:ins>
      <w:ins w:id="2246" w:author="Administrator" w:date="2024-05-15T09:25:13Z">
        <w:r>
          <w:rPr>
            <w:rFonts w:hint="eastAsia"/>
            <w:color w:val="auto"/>
            <w:lang w:val="en-US" w:eastAsia="zh-CN"/>
          </w:rPr>
          <w:t>开启窗</w:t>
        </w:r>
      </w:ins>
      <w:ins w:id="2247" w:author="Administrator" w:date="2024-05-15T09:25:14Z">
        <w:r>
          <w:rPr>
            <w:rFonts w:hint="eastAsia"/>
            <w:color w:val="auto"/>
            <w:lang w:val="en-US" w:eastAsia="zh-CN"/>
          </w:rPr>
          <w:t>无法</w:t>
        </w:r>
      </w:ins>
      <w:ins w:id="2248" w:author="Administrator" w:date="2024-05-15T09:25:15Z">
        <w:r>
          <w:rPr>
            <w:rFonts w:hint="eastAsia"/>
            <w:color w:val="auto"/>
            <w:lang w:val="en-US" w:eastAsia="zh-CN"/>
          </w:rPr>
          <w:t>闭合</w:t>
        </w:r>
      </w:ins>
      <w:ins w:id="2249" w:author="Administrator" w:date="2024-05-15T09:25:17Z">
        <w:r>
          <w:rPr>
            <w:rFonts w:hint="eastAsia"/>
            <w:color w:val="auto"/>
            <w:lang w:val="en-US" w:eastAsia="zh-CN"/>
          </w:rPr>
          <w:t>；</w:t>
        </w:r>
      </w:ins>
      <w:ins w:id="2250" w:author="Administrator" w:date="2024-05-15T09:19:03Z">
        <w:r>
          <w:rPr>
            <w:rFonts w:hint="eastAsia"/>
            <w:color w:val="auto"/>
            <w:lang w:val="en-US" w:eastAsia="zh-CN"/>
          </w:rPr>
          <w:t>三十九</w:t>
        </w:r>
      </w:ins>
      <w:ins w:id="2251" w:author="Administrator" w:date="2024-05-15T09:19:05Z">
        <w:r>
          <w:rPr>
            <w:rFonts w:hint="eastAsia"/>
            <w:color w:val="auto"/>
            <w:lang w:val="en-US" w:eastAsia="zh-CN"/>
          </w:rPr>
          <w:t>层</w:t>
        </w:r>
      </w:ins>
      <w:ins w:id="2252" w:author="Administrator" w:date="2024-05-15T09:19:10Z">
        <w:r>
          <w:rPr>
            <w:rFonts w:hint="eastAsia"/>
            <w:color w:val="auto"/>
            <w:lang w:val="en-US" w:eastAsia="zh-CN"/>
          </w:rPr>
          <w:t>西面</w:t>
        </w:r>
      </w:ins>
      <w:ins w:id="2253" w:author="Administrator" w:date="2024-05-15T09:19:12Z">
        <w:r>
          <w:rPr>
            <w:rFonts w:hint="eastAsia"/>
            <w:color w:val="auto"/>
            <w:lang w:val="en-US" w:eastAsia="zh-CN"/>
          </w:rPr>
          <w:t>南</w:t>
        </w:r>
      </w:ins>
      <w:ins w:id="2254" w:author="Administrator" w:date="2024-05-15T09:19:13Z">
        <w:r>
          <w:rPr>
            <w:rFonts w:hint="eastAsia"/>
            <w:color w:val="auto"/>
            <w:lang w:val="en-US" w:eastAsia="zh-CN"/>
          </w:rPr>
          <w:t>起</w:t>
        </w:r>
      </w:ins>
      <w:ins w:id="2255" w:author="Administrator" w:date="2024-05-15T09:19:20Z">
        <w:r>
          <w:rPr>
            <w:rFonts w:hint="eastAsia"/>
            <w:color w:val="auto"/>
            <w:lang w:val="en-US" w:eastAsia="zh-CN"/>
          </w:rPr>
          <w:t>第</w:t>
        </w:r>
      </w:ins>
      <w:ins w:id="2256" w:author="Administrator" w:date="2024-05-15T09:19:21Z">
        <w:r>
          <w:rPr>
            <w:rFonts w:hint="eastAsia"/>
            <w:color w:val="auto"/>
            <w:lang w:val="en-US" w:eastAsia="zh-CN"/>
          </w:rPr>
          <w:t>一</w:t>
        </w:r>
      </w:ins>
      <w:ins w:id="2257" w:author="Administrator" w:date="2024-05-15T09:19:23Z">
        <w:r>
          <w:rPr>
            <w:rFonts w:hint="eastAsia"/>
            <w:color w:val="auto"/>
            <w:lang w:val="en-US" w:eastAsia="zh-CN"/>
          </w:rPr>
          <w:t>、</w:t>
        </w:r>
      </w:ins>
      <w:ins w:id="2258" w:author="Administrator" w:date="2024-05-15T09:19:24Z">
        <w:r>
          <w:rPr>
            <w:rFonts w:hint="eastAsia"/>
            <w:color w:val="auto"/>
            <w:lang w:val="en-US" w:eastAsia="zh-CN"/>
          </w:rPr>
          <w:t>二</w:t>
        </w:r>
      </w:ins>
      <w:ins w:id="2259" w:author="Administrator" w:date="2024-05-15T09:19:25Z">
        <w:r>
          <w:rPr>
            <w:rFonts w:hint="eastAsia"/>
            <w:color w:val="auto"/>
            <w:lang w:val="en-US" w:eastAsia="zh-CN"/>
          </w:rPr>
          <w:t>、</w:t>
        </w:r>
      </w:ins>
      <w:ins w:id="2260" w:author="Administrator" w:date="2024-05-15T09:19:26Z">
        <w:r>
          <w:rPr>
            <w:rFonts w:hint="eastAsia"/>
            <w:color w:val="auto"/>
            <w:lang w:val="en-US" w:eastAsia="zh-CN"/>
          </w:rPr>
          <w:t>三、</w:t>
        </w:r>
      </w:ins>
      <w:ins w:id="2261" w:author="Administrator" w:date="2024-05-15T09:19:28Z">
        <w:r>
          <w:rPr>
            <w:rFonts w:hint="eastAsia"/>
            <w:color w:val="auto"/>
            <w:lang w:val="en-US" w:eastAsia="zh-CN"/>
          </w:rPr>
          <w:t>四</w:t>
        </w:r>
      </w:ins>
      <w:ins w:id="2262" w:author="Administrator" w:date="2024-05-15T09:19:30Z">
        <w:r>
          <w:rPr>
            <w:rFonts w:hint="eastAsia"/>
            <w:color w:val="auto"/>
            <w:lang w:val="en-US" w:eastAsia="zh-CN"/>
          </w:rPr>
          <w:t>处</w:t>
        </w:r>
      </w:ins>
      <w:ins w:id="2263" w:author="Administrator" w:date="2024-05-15T09:19:34Z">
        <w:r>
          <w:rPr>
            <w:rFonts w:hint="eastAsia"/>
            <w:color w:val="auto"/>
            <w:lang w:val="en-US" w:eastAsia="zh-CN"/>
          </w:rPr>
          <w:t>开启窗</w:t>
        </w:r>
      </w:ins>
      <w:ins w:id="2264" w:author="Administrator" w:date="2024-05-15T09:19:37Z">
        <w:r>
          <w:rPr>
            <w:rFonts w:hint="eastAsia"/>
            <w:color w:val="auto"/>
            <w:lang w:val="en-US" w:eastAsia="zh-CN"/>
          </w:rPr>
          <w:t>无法</w:t>
        </w:r>
      </w:ins>
      <w:r>
        <w:rPr>
          <w:rFonts w:hint="eastAsia"/>
          <w:color w:val="auto"/>
          <w:lang w:val="en-US" w:eastAsia="zh-CN"/>
        </w:rPr>
        <w:t>正常启闭</w:t>
      </w:r>
      <w:ins w:id="2265" w:author="Administrator" w:date="2024-05-15T09:20:03Z">
        <w:r>
          <w:rPr>
            <w:rFonts w:hint="eastAsia"/>
            <w:color w:val="auto"/>
            <w:lang w:val="en-US" w:eastAsia="zh-CN"/>
          </w:rPr>
          <w:t>，</w:t>
        </w:r>
      </w:ins>
      <w:ins w:id="2266" w:author="Administrator" w:date="2024-05-15T09:20:12Z">
        <w:r>
          <w:rPr>
            <w:rFonts w:hint="eastAsia"/>
            <w:color w:val="auto"/>
            <w:lang w:val="en-US" w:eastAsia="zh-CN"/>
          </w:rPr>
          <w:t>西面</w:t>
        </w:r>
      </w:ins>
      <w:ins w:id="2267" w:author="Administrator" w:date="2024-05-15T09:20:13Z">
        <w:r>
          <w:rPr>
            <w:rFonts w:hint="eastAsia"/>
            <w:color w:val="auto"/>
            <w:lang w:val="en-US" w:eastAsia="zh-CN"/>
          </w:rPr>
          <w:t>北起</w:t>
        </w:r>
      </w:ins>
      <w:ins w:id="2268" w:author="Administrator" w:date="2024-05-15T09:20:16Z">
        <w:r>
          <w:rPr>
            <w:rFonts w:hint="eastAsia"/>
            <w:color w:val="auto"/>
            <w:lang w:val="en-US" w:eastAsia="zh-CN"/>
          </w:rPr>
          <w:t>第一</w:t>
        </w:r>
      </w:ins>
      <w:ins w:id="2269" w:author="Administrator" w:date="2024-05-15T09:20:25Z">
        <w:r>
          <w:rPr>
            <w:rFonts w:hint="eastAsia"/>
            <w:color w:val="auto"/>
            <w:lang w:val="en-US" w:eastAsia="zh-CN"/>
          </w:rPr>
          <w:t>处</w:t>
        </w:r>
      </w:ins>
      <w:ins w:id="2270" w:author="Administrator" w:date="2024-05-15T09:20:30Z">
        <w:r>
          <w:rPr>
            <w:rFonts w:hint="eastAsia"/>
            <w:color w:val="auto"/>
            <w:lang w:val="en-US" w:eastAsia="zh-CN"/>
          </w:rPr>
          <w:t>开启窗</w:t>
        </w:r>
      </w:ins>
      <w:ins w:id="2271" w:author="Administrator" w:date="2024-05-15T09:20:36Z">
        <w:r>
          <w:rPr>
            <w:rFonts w:hint="eastAsia"/>
            <w:color w:val="auto"/>
            <w:lang w:val="en-US" w:eastAsia="zh-CN"/>
          </w:rPr>
          <w:t>人为</w:t>
        </w:r>
      </w:ins>
      <w:ins w:id="2272" w:author="Administrator" w:date="2024-05-15T09:20:38Z">
        <w:r>
          <w:rPr>
            <w:rFonts w:hint="eastAsia"/>
            <w:color w:val="auto"/>
            <w:lang w:val="en-US" w:eastAsia="zh-CN"/>
          </w:rPr>
          <w:t>固定</w:t>
        </w:r>
      </w:ins>
      <w:ins w:id="2273" w:author="Administrator" w:date="2024-05-15T09:20:39Z">
        <w:r>
          <w:rPr>
            <w:rFonts w:hint="eastAsia"/>
            <w:color w:val="auto"/>
            <w:lang w:val="en-US" w:eastAsia="zh-CN"/>
          </w:rPr>
          <w:t>无法</w:t>
        </w:r>
      </w:ins>
      <w:ins w:id="2274" w:author="Administrator" w:date="2024-05-15T09:20:43Z">
        <w:r>
          <w:rPr>
            <w:rFonts w:hint="eastAsia"/>
            <w:color w:val="auto"/>
            <w:lang w:val="en-US" w:eastAsia="zh-CN"/>
          </w:rPr>
          <w:t>开</w:t>
        </w:r>
      </w:ins>
      <w:ins w:id="2275" w:author="Administrator" w:date="2024-05-15T09:22:13Z">
        <w:r>
          <w:rPr>
            <w:rFonts w:hint="eastAsia"/>
            <w:color w:val="auto"/>
            <w:lang w:val="en-US" w:eastAsia="zh-CN"/>
          </w:rPr>
          <w:t>启</w:t>
        </w:r>
      </w:ins>
      <w:ins w:id="2276" w:author="Administrator" w:date="2024-05-15T09:21:48Z">
        <w:r>
          <w:rPr>
            <w:rFonts w:hint="eastAsia"/>
            <w:color w:val="auto"/>
            <w:lang w:val="en-US" w:eastAsia="zh-CN"/>
          </w:rPr>
          <w:t>，</w:t>
        </w:r>
      </w:ins>
      <w:ins w:id="2277" w:author="Administrator" w:date="2024-05-15T09:21:51Z">
        <w:r>
          <w:rPr>
            <w:rFonts w:hint="eastAsia"/>
            <w:color w:val="auto"/>
            <w:lang w:val="en-US" w:eastAsia="zh-CN"/>
          </w:rPr>
          <w:t>北面</w:t>
        </w:r>
      </w:ins>
      <w:ins w:id="2278" w:author="Administrator" w:date="2024-05-15T09:21:54Z">
        <w:r>
          <w:rPr>
            <w:rFonts w:hint="eastAsia"/>
            <w:color w:val="auto"/>
            <w:lang w:val="en-US" w:eastAsia="zh-CN"/>
          </w:rPr>
          <w:t>西起</w:t>
        </w:r>
      </w:ins>
      <w:ins w:id="2279" w:author="Administrator" w:date="2024-05-15T09:21:58Z">
        <w:r>
          <w:rPr>
            <w:rFonts w:hint="eastAsia"/>
            <w:color w:val="auto"/>
            <w:lang w:val="en-US" w:eastAsia="zh-CN"/>
          </w:rPr>
          <w:t>第一</w:t>
        </w:r>
      </w:ins>
      <w:ins w:id="2280" w:author="Administrator" w:date="2024-05-15T09:22:01Z">
        <w:r>
          <w:rPr>
            <w:rFonts w:hint="eastAsia"/>
            <w:color w:val="auto"/>
            <w:lang w:val="en-US" w:eastAsia="zh-CN"/>
          </w:rPr>
          <w:t>处</w:t>
        </w:r>
      </w:ins>
      <w:ins w:id="2281" w:author="Administrator" w:date="2024-05-15T09:22:02Z">
        <w:r>
          <w:rPr>
            <w:rFonts w:hint="eastAsia"/>
            <w:color w:val="auto"/>
            <w:lang w:val="en-US" w:eastAsia="zh-CN"/>
          </w:rPr>
          <w:t>开启窗</w:t>
        </w:r>
      </w:ins>
      <w:ins w:id="2282" w:author="Administrator" w:date="2024-05-15T09:22:04Z">
        <w:r>
          <w:rPr>
            <w:rFonts w:hint="eastAsia"/>
            <w:color w:val="auto"/>
            <w:lang w:val="en-US" w:eastAsia="zh-CN"/>
          </w:rPr>
          <w:t>无法</w:t>
        </w:r>
      </w:ins>
      <w:ins w:id="2283" w:author="Administrator" w:date="2024-05-15T09:22:06Z">
        <w:r>
          <w:rPr>
            <w:rFonts w:hint="eastAsia"/>
            <w:color w:val="auto"/>
            <w:lang w:val="en-US" w:eastAsia="zh-CN"/>
          </w:rPr>
          <w:t>开启</w:t>
        </w:r>
      </w:ins>
      <w:ins w:id="2284" w:author="Administrator" w:date="2024-05-15T09:25:56Z">
        <w:r>
          <w:rPr>
            <w:rFonts w:hint="eastAsia"/>
            <w:color w:val="auto"/>
            <w:lang w:val="en-US" w:eastAsia="zh-CN"/>
          </w:rPr>
          <w:t>，</w:t>
        </w:r>
      </w:ins>
      <w:ins w:id="2285" w:author="Administrator" w:date="2024-05-15T09:25:59Z">
        <w:r>
          <w:rPr>
            <w:rFonts w:hint="eastAsia"/>
            <w:color w:val="auto"/>
            <w:lang w:val="en-US" w:eastAsia="zh-CN"/>
          </w:rPr>
          <w:t>南面</w:t>
        </w:r>
      </w:ins>
      <w:ins w:id="2286" w:author="Administrator" w:date="2024-05-15T09:26:01Z">
        <w:r>
          <w:rPr>
            <w:rFonts w:hint="eastAsia"/>
            <w:color w:val="auto"/>
            <w:lang w:val="en-US" w:eastAsia="zh-CN"/>
          </w:rPr>
          <w:t>西起</w:t>
        </w:r>
      </w:ins>
      <w:ins w:id="2287" w:author="Administrator" w:date="2024-05-15T09:26:05Z">
        <w:r>
          <w:rPr>
            <w:rFonts w:hint="eastAsia"/>
            <w:color w:val="auto"/>
            <w:lang w:val="en-US" w:eastAsia="zh-CN"/>
          </w:rPr>
          <w:t>第三</w:t>
        </w:r>
      </w:ins>
      <w:ins w:id="2288" w:author="Administrator" w:date="2024-05-15T09:26:06Z">
        <w:r>
          <w:rPr>
            <w:rFonts w:hint="eastAsia"/>
            <w:color w:val="auto"/>
            <w:lang w:val="en-US" w:eastAsia="zh-CN"/>
          </w:rPr>
          <w:t>处</w:t>
        </w:r>
      </w:ins>
      <w:ins w:id="2289" w:author="Administrator" w:date="2024-05-15T09:26:08Z">
        <w:r>
          <w:rPr>
            <w:rFonts w:hint="eastAsia"/>
            <w:color w:val="auto"/>
            <w:lang w:val="en-US" w:eastAsia="zh-CN"/>
          </w:rPr>
          <w:t>开启窗</w:t>
        </w:r>
      </w:ins>
      <w:ins w:id="2290" w:author="Administrator" w:date="2024-05-15T09:26:09Z">
        <w:r>
          <w:rPr>
            <w:rFonts w:hint="eastAsia"/>
            <w:color w:val="auto"/>
            <w:lang w:val="en-US" w:eastAsia="zh-CN"/>
          </w:rPr>
          <w:t>无法</w:t>
        </w:r>
      </w:ins>
      <w:ins w:id="2291" w:author="Administrator" w:date="2024-05-15T09:26:10Z">
        <w:r>
          <w:rPr>
            <w:rFonts w:hint="eastAsia"/>
            <w:color w:val="auto"/>
            <w:lang w:val="en-US" w:eastAsia="zh-CN"/>
          </w:rPr>
          <w:t>开启</w:t>
        </w:r>
      </w:ins>
      <w:ins w:id="2292" w:author="Administrator" w:date="2024-05-15T09:26:12Z">
        <w:r>
          <w:rPr>
            <w:rFonts w:hint="eastAsia"/>
            <w:color w:val="auto"/>
            <w:lang w:val="en-US" w:eastAsia="zh-CN"/>
          </w:rPr>
          <w:t>，</w:t>
        </w:r>
      </w:ins>
      <w:ins w:id="2293" w:author="Administrator" w:date="2024-05-15T09:26:15Z">
        <w:r>
          <w:rPr>
            <w:rFonts w:hint="eastAsia"/>
            <w:color w:val="auto"/>
            <w:lang w:val="en-US" w:eastAsia="zh-CN"/>
          </w:rPr>
          <w:t>南面</w:t>
        </w:r>
      </w:ins>
      <w:ins w:id="2294" w:author="Administrator" w:date="2024-05-15T09:26:16Z">
        <w:r>
          <w:rPr>
            <w:rFonts w:hint="eastAsia"/>
            <w:color w:val="auto"/>
            <w:lang w:val="en-US" w:eastAsia="zh-CN"/>
          </w:rPr>
          <w:t>西起</w:t>
        </w:r>
      </w:ins>
      <w:ins w:id="2295" w:author="Administrator" w:date="2024-05-15T09:26:19Z">
        <w:r>
          <w:rPr>
            <w:rFonts w:hint="eastAsia"/>
            <w:color w:val="auto"/>
            <w:lang w:val="en-US" w:eastAsia="zh-CN"/>
          </w:rPr>
          <w:t>第</w:t>
        </w:r>
      </w:ins>
      <w:ins w:id="2296" w:author="Administrator" w:date="2024-05-15T09:26:21Z">
        <w:r>
          <w:rPr>
            <w:rFonts w:hint="eastAsia"/>
            <w:color w:val="auto"/>
            <w:lang w:val="en-US" w:eastAsia="zh-CN"/>
          </w:rPr>
          <w:t>四处</w:t>
        </w:r>
      </w:ins>
      <w:ins w:id="2297" w:author="Administrator" w:date="2024-05-15T09:26:25Z">
        <w:r>
          <w:rPr>
            <w:rFonts w:hint="eastAsia"/>
            <w:color w:val="auto"/>
            <w:lang w:val="en-US" w:eastAsia="zh-CN"/>
          </w:rPr>
          <w:t>开启窗</w:t>
        </w:r>
      </w:ins>
      <w:ins w:id="2298" w:author="Administrator" w:date="2024-05-15T09:26:32Z">
        <w:r>
          <w:rPr>
            <w:rFonts w:hint="eastAsia"/>
            <w:color w:val="auto"/>
            <w:lang w:val="en-US" w:eastAsia="zh-CN"/>
          </w:rPr>
          <w:t>关闭</w:t>
        </w:r>
      </w:ins>
      <w:ins w:id="2299" w:author="Administrator" w:date="2024-05-15T09:26:39Z">
        <w:r>
          <w:rPr>
            <w:rFonts w:hint="eastAsia"/>
            <w:color w:val="auto"/>
            <w:lang w:val="en-US" w:eastAsia="zh-CN"/>
          </w:rPr>
          <w:t>不</w:t>
        </w:r>
      </w:ins>
      <w:r>
        <w:rPr>
          <w:rFonts w:hint="eastAsia"/>
          <w:color w:val="auto"/>
          <w:lang w:val="en-US" w:eastAsia="zh-CN"/>
        </w:rPr>
        <w:t>严</w:t>
      </w:r>
      <w:ins w:id="2300" w:author="Administrator" w:date="2024-05-15T09:26:46Z">
        <w:r>
          <w:rPr>
            <w:rFonts w:hint="eastAsia"/>
            <w:color w:val="auto"/>
            <w:lang w:val="en-US" w:eastAsia="zh-CN"/>
          </w:rPr>
          <w:t>，</w:t>
        </w:r>
      </w:ins>
      <w:ins w:id="2301" w:author="Administrator" w:date="2024-05-15T09:26:53Z">
        <w:r>
          <w:rPr>
            <w:rFonts w:hint="eastAsia"/>
            <w:color w:val="auto"/>
            <w:lang w:val="en-US" w:eastAsia="zh-CN"/>
          </w:rPr>
          <w:t>副总</w:t>
        </w:r>
      </w:ins>
      <w:ins w:id="2302" w:author="Administrator" w:date="2024-05-15T09:26:55Z">
        <w:r>
          <w:rPr>
            <w:rFonts w:hint="eastAsia"/>
            <w:color w:val="auto"/>
            <w:lang w:val="en-US" w:eastAsia="zh-CN"/>
          </w:rPr>
          <w:t>经理</w:t>
        </w:r>
      </w:ins>
      <w:ins w:id="2303" w:author="Administrator" w:date="2024-05-15T09:26:59Z">
        <w:r>
          <w:rPr>
            <w:rFonts w:hint="eastAsia"/>
            <w:color w:val="auto"/>
            <w:lang w:val="en-US" w:eastAsia="zh-CN"/>
          </w:rPr>
          <w:t>室</w:t>
        </w:r>
      </w:ins>
      <w:ins w:id="2304" w:author="Administrator" w:date="2024-05-15T09:27:01Z">
        <w:r>
          <w:rPr>
            <w:rFonts w:hint="eastAsia"/>
            <w:color w:val="auto"/>
            <w:lang w:val="en-US" w:eastAsia="zh-CN"/>
          </w:rPr>
          <w:t>前厅</w:t>
        </w:r>
      </w:ins>
      <w:ins w:id="2305" w:author="Administrator" w:date="2024-05-15T09:27:05Z">
        <w:r>
          <w:rPr>
            <w:rFonts w:hint="eastAsia"/>
            <w:color w:val="auto"/>
            <w:lang w:val="en-US" w:eastAsia="zh-CN"/>
          </w:rPr>
          <w:t>西起</w:t>
        </w:r>
      </w:ins>
      <w:ins w:id="2306" w:author="Administrator" w:date="2024-05-15T09:27:10Z">
        <w:r>
          <w:rPr>
            <w:rFonts w:hint="eastAsia"/>
            <w:color w:val="auto"/>
            <w:lang w:val="en-US" w:eastAsia="zh-CN"/>
          </w:rPr>
          <w:t>第一</w:t>
        </w:r>
      </w:ins>
      <w:ins w:id="2307" w:author="Administrator" w:date="2024-05-15T09:27:13Z">
        <w:r>
          <w:rPr>
            <w:rFonts w:hint="eastAsia"/>
            <w:color w:val="auto"/>
            <w:lang w:val="en-US" w:eastAsia="zh-CN"/>
          </w:rPr>
          <w:t>处</w:t>
        </w:r>
      </w:ins>
      <w:ins w:id="2308" w:author="Administrator" w:date="2024-05-15T09:27:15Z">
        <w:r>
          <w:rPr>
            <w:rFonts w:hint="eastAsia"/>
            <w:color w:val="auto"/>
            <w:lang w:val="en-US" w:eastAsia="zh-CN"/>
          </w:rPr>
          <w:t>开启窗</w:t>
        </w:r>
      </w:ins>
      <w:ins w:id="2309" w:author="Administrator" w:date="2024-05-15T09:27:17Z">
        <w:r>
          <w:rPr>
            <w:rFonts w:hint="eastAsia"/>
            <w:color w:val="auto"/>
            <w:lang w:val="en-US" w:eastAsia="zh-CN"/>
          </w:rPr>
          <w:t>无法</w:t>
        </w:r>
      </w:ins>
      <w:ins w:id="2310" w:author="Administrator" w:date="2024-05-15T09:27:18Z">
        <w:r>
          <w:rPr>
            <w:rFonts w:hint="eastAsia"/>
            <w:color w:val="auto"/>
            <w:lang w:val="en-US" w:eastAsia="zh-CN"/>
          </w:rPr>
          <w:t>开启</w:t>
        </w:r>
      </w:ins>
      <w:ins w:id="2311" w:author="Administrator" w:date="2024-05-15T09:20:46Z">
        <w:r>
          <w:rPr>
            <w:rFonts w:hint="eastAsia"/>
            <w:color w:val="auto"/>
            <w:lang w:val="en-US" w:eastAsia="zh-CN"/>
          </w:rPr>
          <w:t>；</w:t>
        </w:r>
      </w:ins>
      <w:ins w:id="2312" w:author="Administrator" w:date="2024-05-15T09:21:01Z">
        <w:r>
          <w:rPr>
            <w:rFonts w:hint="eastAsia"/>
            <w:color w:val="auto"/>
            <w:lang w:val="en-US" w:eastAsia="zh-CN"/>
          </w:rPr>
          <w:t>四十</w:t>
        </w:r>
      </w:ins>
      <w:ins w:id="2313" w:author="Administrator" w:date="2024-05-15T09:21:02Z">
        <w:r>
          <w:rPr>
            <w:rFonts w:hint="eastAsia"/>
            <w:color w:val="auto"/>
            <w:lang w:val="en-US" w:eastAsia="zh-CN"/>
          </w:rPr>
          <w:t>层</w:t>
        </w:r>
      </w:ins>
      <w:ins w:id="2314" w:author="Administrator" w:date="2024-05-15T09:21:05Z">
        <w:r>
          <w:rPr>
            <w:rFonts w:hint="eastAsia"/>
            <w:color w:val="auto"/>
            <w:lang w:val="en-US" w:eastAsia="zh-CN"/>
          </w:rPr>
          <w:t>南面</w:t>
        </w:r>
      </w:ins>
      <w:ins w:id="2315" w:author="Administrator" w:date="2024-05-15T09:21:06Z">
        <w:r>
          <w:rPr>
            <w:rFonts w:hint="eastAsia"/>
            <w:color w:val="auto"/>
            <w:lang w:val="en-US" w:eastAsia="zh-CN"/>
          </w:rPr>
          <w:t>西起</w:t>
        </w:r>
      </w:ins>
      <w:ins w:id="2316" w:author="Administrator" w:date="2024-05-15T09:21:09Z">
        <w:r>
          <w:rPr>
            <w:rFonts w:hint="eastAsia"/>
            <w:color w:val="auto"/>
            <w:lang w:val="en-US" w:eastAsia="zh-CN"/>
          </w:rPr>
          <w:t>第五</w:t>
        </w:r>
      </w:ins>
      <w:ins w:id="2317" w:author="Administrator" w:date="2024-05-15T09:21:16Z">
        <w:r>
          <w:rPr>
            <w:rFonts w:hint="eastAsia"/>
            <w:color w:val="auto"/>
            <w:lang w:val="en-US" w:eastAsia="zh-CN"/>
          </w:rPr>
          <w:t>处</w:t>
        </w:r>
      </w:ins>
      <w:ins w:id="2318" w:author="Administrator" w:date="2024-05-15T09:21:17Z">
        <w:r>
          <w:rPr>
            <w:rFonts w:hint="eastAsia"/>
            <w:color w:val="auto"/>
            <w:lang w:val="en-US" w:eastAsia="zh-CN"/>
          </w:rPr>
          <w:t>开启窗</w:t>
        </w:r>
      </w:ins>
      <w:ins w:id="2319" w:author="Administrator" w:date="2024-05-15T09:21:20Z">
        <w:r>
          <w:rPr>
            <w:rFonts w:hint="eastAsia"/>
            <w:color w:val="auto"/>
            <w:lang w:val="en-US" w:eastAsia="zh-CN"/>
          </w:rPr>
          <w:t>无法</w:t>
        </w:r>
      </w:ins>
      <w:ins w:id="2320" w:author="Administrator" w:date="2024-05-15T09:21:27Z">
        <w:r>
          <w:rPr>
            <w:rFonts w:hint="eastAsia"/>
            <w:color w:val="auto"/>
            <w:lang w:val="en-US" w:eastAsia="zh-CN"/>
          </w:rPr>
          <w:t>开</w:t>
        </w:r>
      </w:ins>
      <w:ins w:id="2321" w:author="Administrator" w:date="2024-05-15T09:22:25Z">
        <w:r>
          <w:rPr>
            <w:rFonts w:hint="eastAsia"/>
            <w:color w:val="auto"/>
            <w:lang w:val="en-US" w:eastAsia="zh-CN"/>
          </w:rPr>
          <w:t>启</w:t>
        </w:r>
      </w:ins>
      <w:ins w:id="2322" w:author="Administrator" w:date="2024-05-15T09:21:29Z">
        <w:r>
          <w:rPr>
            <w:rFonts w:hint="eastAsia"/>
            <w:color w:val="auto"/>
            <w:lang w:val="en-US" w:eastAsia="zh-CN"/>
          </w:rPr>
          <w:t>；</w:t>
        </w:r>
      </w:ins>
      <w:ins w:id="2323" w:author="Administrator" w:date="2024-05-15T09:14:52Z">
        <w:r>
          <w:rPr>
            <w:rFonts w:hint="eastAsia"/>
            <w:color w:val="auto"/>
            <w:lang w:val="en-US" w:eastAsia="zh-CN"/>
          </w:rPr>
          <w:t>四十</w:t>
        </w:r>
      </w:ins>
      <w:ins w:id="2324" w:author="Administrator" w:date="2024-05-15T09:15:45Z">
        <w:r>
          <w:rPr>
            <w:rFonts w:hint="eastAsia"/>
            <w:color w:val="auto"/>
            <w:lang w:val="en-US" w:eastAsia="zh-CN"/>
          </w:rPr>
          <w:t>四</w:t>
        </w:r>
      </w:ins>
      <w:ins w:id="2325" w:author="Administrator" w:date="2024-05-15T09:15:46Z">
        <w:r>
          <w:rPr>
            <w:rFonts w:hint="eastAsia"/>
            <w:color w:val="auto"/>
            <w:lang w:val="en-US" w:eastAsia="zh-CN"/>
          </w:rPr>
          <w:t>层</w:t>
        </w:r>
      </w:ins>
      <w:ins w:id="2326" w:author="Administrator" w:date="2024-05-15T09:15:48Z">
        <w:r>
          <w:rPr>
            <w:rFonts w:hint="eastAsia"/>
            <w:color w:val="auto"/>
            <w:lang w:val="en-US" w:eastAsia="zh-CN"/>
          </w:rPr>
          <w:t>西面</w:t>
        </w:r>
      </w:ins>
      <w:ins w:id="2327" w:author="Administrator" w:date="2024-05-15T09:15:49Z">
        <w:r>
          <w:rPr>
            <w:rFonts w:hint="eastAsia"/>
            <w:color w:val="auto"/>
            <w:lang w:val="en-US" w:eastAsia="zh-CN"/>
          </w:rPr>
          <w:t>北</w:t>
        </w:r>
      </w:ins>
      <w:ins w:id="2328" w:author="Administrator" w:date="2024-05-15T09:15:51Z">
        <w:r>
          <w:rPr>
            <w:rFonts w:hint="eastAsia"/>
            <w:color w:val="auto"/>
            <w:lang w:val="en-US" w:eastAsia="zh-CN"/>
          </w:rPr>
          <w:t>起</w:t>
        </w:r>
      </w:ins>
      <w:ins w:id="2329" w:author="Administrator" w:date="2024-05-15T09:15:54Z">
        <w:r>
          <w:rPr>
            <w:rFonts w:hint="eastAsia"/>
            <w:color w:val="auto"/>
            <w:lang w:val="en-US" w:eastAsia="zh-CN"/>
          </w:rPr>
          <w:t>第二</w:t>
        </w:r>
      </w:ins>
      <w:ins w:id="2330" w:author="Administrator" w:date="2024-05-15T09:16:48Z">
        <w:r>
          <w:rPr>
            <w:rFonts w:hint="eastAsia"/>
            <w:color w:val="auto"/>
            <w:lang w:val="en-US" w:eastAsia="zh-CN"/>
          </w:rPr>
          <w:t>处</w:t>
        </w:r>
      </w:ins>
      <w:ins w:id="2331" w:author="Administrator" w:date="2024-05-15T09:16:53Z">
        <w:r>
          <w:rPr>
            <w:rFonts w:hint="eastAsia"/>
            <w:color w:val="auto"/>
            <w:lang w:val="en-US" w:eastAsia="zh-CN"/>
          </w:rPr>
          <w:t>开启</w:t>
        </w:r>
      </w:ins>
      <w:ins w:id="2332" w:author="Administrator" w:date="2024-05-15T09:15:57Z">
        <w:r>
          <w:rPr>
            <w:rFonts w:hint="eastAsia"/>
            <w:color w:val="auto"/>
            <w:lang w:val="en-US" w:eastAsia="zh-CN"/>
          </w:rPr>
          <w:t>窗</w:t>
        </w:r>
      </w:ins>
      <w:ins w:id="2333" w:author="Administrator" w:date="2024-05-15T09:16:06Z">
        <w:r>
          <w:rPr>
            <w:rFonts w:hint="eastAsia"/>
            <w:color w:val="auto"/>
            <w:lang w:val="en-US" w:eastAsia="zh-CN"/>
          </w:rPr>
          <w:t>疑似</w:t>
        </w:r>
      </w:ins>
      <w:ins w:id="2334" w:author="Administrator" w:date="2024-05-15T09:16:08Z">
        <w:r>
          <w:rPr>
            <w:rFonts w:hint="eastAsia"/>
            <w:color w:val="auto"/>
            <w:lang w:val="en-US" w:eastAsia="zh-CN"/>
          </w:rPr>
          <w:t>无法</w:t>
        </w:r>
      </w:ins>
      <w:r>
        <w:rPr>
          <w:rFonts w:hint="eastAsia"/>
          <w:color w:val="auto"/>
          <w:lang w:val="en-US" w:eastAsia="zh-CN"/>
        </w:rPr>
        <w:t>正常启闭</w:t>
      </w:r>
      <w:ins w:id="2335" w:author="Administrator" w:date="2024-05-15T16:46:09Z">
        <w:r>
          <w:rPr>
            <w:rFonts w:hint="eastAsia"/>
            <w:color w:val="auto"/>
            <w:lang w:val="en-US" w:eastAsia="zh-CN"/>
          </w:rPr>
          <w:t>。</w:t>
        </w:r>
      </w:ins>
      <w:del w:id="2336" w:author="Administrator" w:date="2024-05-15T09:14:43Z">
        <w:commentRangeStart w:id="6"/>
        <w:r>
          <w:rPr>
            <w:rFonts w:hint="eastAsia"/>
            <w:color w:val="auto"/>
            <w:lang w:val="en-US" w:eastAsia="zh-CN"/>
          </w:rPr>
          <w:delText>个别开启窗扇开启困难、无法开启现象；个别窗扇滑轨在开关窗过程中有卡顿现象；个别窗扇关闭不严现</w:delText>
        </w:r>
      </w:del>
      <w:del w:id="2337" w:author="Administrator" w:date="2024-05-15T16:46:03Z">
        <w:r>
          <w:rPr>
            <w:rFonts w:hint="eastAsia"/>
            <w:color w:val="auto"/>
            <w:lang w:val="en-US" w:eastAsia="zh-CN"/>
          </w:rPr>
          <w:delText>象</w:delText>
        </w:r>
        <w:commentRangeEnd w:id="6"/>
      </w:del>
      <w:del w:id="2338" w:author="Administrator" w:date="2024-05-15T16:46:03Z">
        <w:r>
          <w:rPr/>
          <w:commentReference w:id="6"/>
        </w:r>
      </w:del>
      <w:del w:id="2339" w:author="Administrator" w:date="2024-05-15T16:46:03Z">
        <w:r>
          <w:rPr>
            <w:rFonts w:hint="eastAsia"/>
            <w:color w:val="auto"/>
            <w:lang w:val="en-US" w:eastAsia="zh-CN"/>
          </w:rPr>
          <w:delText>；</w:delText>
        </w:r>
      </w:del>
      <w:del w:id="2340" w:author="Administrator" w:date="2024-05-11T16:45:32Z">
        <w:r>
          <w:rPr>
            <w:rFonts w:hint="eastAsia"/>
            <w:color w:val="auto"/>
            <w:lang w:val="en-US" w:eastAsia="zh-CN"/>
          </w:rPr>
          <w:delText>开启窗密封性能基本完好。</w:delText>
        </w:r>
      </w:del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56"/>
        <w:gridCol w:w="4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56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59" w:beforeAutospacing="0" w:afterAutospacing="0"/>
              <w:ind w:firstLine="0" w:firstLineChars="0"/>
              <w:jc w:val="center"/>
              <w:textAlignment w:val="auto"/>
              <w:rPr>
                <w:rFonts w:hint="eastAsia" w:eastAsia="宋体"/>
                <w:color w:val="auto"/>
                <w:sz w:val="24"/>
                <w:szCs w:val="24"/>
                <w:vertAlign w:val="baseline"/>
                <w:lang w:eastAsia="zh-CN"/>
              </w:rPr>
            </w:pPr>
            <w:ins w:id="2341" w:author="Administrator" w:date="2024-05-15T16:39:02Z">
              <w:r>
                <w:rPr>
                  <w:rFonts w:hint="eastAsia" w:eastAsia="宋体"/>
                  <w:color w:val="auto"/>
                  <w:sz w:val="24"/>
                  <w:szCs w:val="24"/>
                  <w:vertAlign w:val="baseline"/>
                  <w:lang w:eastAsia="zh-CN"/>
                </w:rPr>
                <w:drawing>
                  <wp:inline distT="0" distB="0" distL="114300" distR="114300">
                    <wp:extent cx="2794000" cy="2095500"/>
                    <wp:effectExtent l="0" t="0" r="6350" b="0"/>
                    <wp:docPr id="54" name="图片 54" descr="IMG_20240427_11305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4" name="图片 54" descr="IMG_20240427_11305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94000" cy="20955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  <w:del w:id="2343" w:author="Administrator" w:date="2024-05-15T09:13:24Z">
              <w:r>
                <w:rPr>
                  <w:rFonts w:hint="eastAsia" w:eastAsia="宋体"/>
                  <w:color w:val="auto"/>
                  <w:sz w:val="24"/>
                  <w:szCs w:val="24"/>
                  <w:vertAlign w:val="baseline"/>
                  <w:lang w:eastAsia="zh-CN"/>
                </w:rPr>
                <w:drawing>
                  <wp:inline distT="0" distB="0" distL="114300" distR="114300">
                    <wp:extent cx="2816225" cy="2112010"/>
                    <wp:effectExtent l="0" t="0" r="3175" b="2540"/>
                    <wp:docPr id="9" name="图片 9" descr="IMG_192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9" name="图片 9" descr="IMG_19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16225" cy="211201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4656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59" w:beforeAutospacing="0" w:afterAutospacing="0"/>
              <w:ind w:firstLine="0" w:firstLineChars="0"/>
              <w:jc w:val="center"/>
              <w:textAlignment w:val="auto"/>
              <w:rPr>
                <w:rFonts w:hint="eastAsia" w:eastAsia="宋体"/>
                <w:color w:val="auto"/>
                <w:sz w:val="24"/>
                <w:szCs w:val="24"/>
                <w:vertAlign w:val="baseline"/>
                <w:lang w:eastAsia="zh-CN"/>
              </w:rPr>
            </w:pPr>
            <w:ins w:id="2345" w:author="Administrator" w:date="2024-05-15T16:39:13Z">
              <w:r>
                <w:rPr>
                  <w:rFonts w:hint="eastAsia" w:eastAsia="宋体"/>
                  <w:color w:val="auto"/>
                  <w:sz w:val="24"/>
                  <w:szCs w:val="24"/>
                  <w:vertAlign w:val="baseline"/>
                  <w:lang w:eastAsia="zh-CN"/>
                </w:rPr>
                <w:drawing>
                  <wp:inline distT="0" distB="0" distL="114300" distR="114300">
                    <wp:extent cx="2794000" cy="2095500"/>
                    <wp:effectExtent l="0" t="0" r="6350" b="0"/>
                    <wp:docPr id="55" name="图片 55" descr="IMG_20240427_11305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5" name="图片 55" descr="IMG_20240427_11305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94000" cy="20955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  <w:del w:id="2347" w:author="Administrator" w:date="2024-05-15T09:12:52Z">
              <w:r>
                <w:rPr>
                  <w:rFonts w:hint="eastAsia" w:eastAsia="宋体"/>
                  <w:color w:val="auto"/>
                  <w:sz w:val="24"/>
                  <w:szCs w:val="24"/>
                  <w:vertAlign w:val="baseline"/>
                  <w:lang w:eastAsia="zh-CN"/>
                </w:rPr>
                <w:drawing>
                  <wp:inline distT="0" distB="0" distL="114300" distR="114300">
                    <wp:extent cx="2818130" cy="2113280"/>
                    <wp:effectExtent l="0" t="0" r="1270" b="1270"/>
                    <wp:docPr id="11" name="图片 11" descr="IMG_191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1" name="图片 11" descr="IMG_19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18130" cy="211328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56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59" w:beforeAutospacing="0" w:afterAutospacing="0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  <w:highlight w:val="none"/>
                <w:vertAlign w:val="baseline"/>
                <w:lang w:val="en-US" w:eastAsia="zh-CN"/>
                <w:rPrChange w:id="2349" w:author="Administrator" w:date="2024-05-15T16:53:11Z">
                  <w:rPr>
                    <w:rFonts w:hint="default" w:ascii="Times New Roman" w:hAnsi="Times New Roman" w:eastAsia="宋体" w:cs="Times New Roman"/>
                    <w:color w:val="auto"/>
                    <w:sz w:val="24"/>
                    <w:szCs w:val="24"/>
                    <w:highlight w:val="yellow"/>
                    <w:vertAlign w:val="baseline"/>
                    <w:lang w:val="en-US" w:eastAsia="zh-CN"/>
                  </w:rPr>
                </w:rPrChange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  <w:highlight w:val="none"/>
                <w:vertAlign w:val="baseline"/>
                <w:lang w:eastAsia="zh-CN"/>
                <w:rPrChange w:id="2350" w:author="Administrator" w:date="2024-05-15T16:53:11Z">
                  <w:rPr>
                    <w:rFonts w:hint="default" w:ascii="Times New Roman" w:hAnsi="Times New Roman" w:eastAsia="宋体" w:cs="Times New Roman"/>
                    <w:color w:val="auto"/>
                    <w:sz w:val="24"/>
                    <w:szCs w:val="24"/>
                    <w:highlight w:val="yellow"/>
                    <w:vertAlign w:val="baseline"/>
                    <w:lang w:eastAsia="zh-CN"/>
                  </w:rPr>
                </w:rPrChange>
              </w:rPr>
              <w:t>图</w:t>
            </w:r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  <w:highlight w:val="none"/>
                <w:vertAlign w:val="baseline"/>
                <w:lang w:val="en-US" w:eastAsia="zh-CN"/>
                <w:rPrChange w:id="2351" w:author="Administrator" w:date="2024-05-15T16:53:11Z">
                  <w:rPr>
                    <w:rFonts w:hint="eastAsia" w:ascii="Times New Roman" w:hAnsi="Times New Roman" w:cs="Times New Roman"/>
                    <w:color w:val="auto"/>
                    <w:sz w:val="24"/>
                    <w:szCs w:val="24"/>
                    <w:highlight w:val="yellow"/>
                    <w:vertAlign w:val="baseline"/>
                    <w:lang w:val="en-US" w:eastAsia="zh-CN"/>
                  </w:rPr>
                </w:rPrChange>
              </w:rPr>
              <w:t>1</w:t>
            </w:r>
            <w:del w:id="2352" w:author="Administrator" w:date="2024-05-15T16:37:49Z">
              <w:r>
                <w:rPr>
                  <w:rFonts w:hint="default" w:ascii="Times New Roman" w:hAnsi="Times New Roman" w:cs="Times New Roman"/>
                  <w:color w:val="auto"/>
                  <w:sz w:val="24"/>
                  <w:szCs w:val="24"/>
                  <w:highlight w:val="none"/>
                  <w:vertAlign w:val="baseline"/>
                  <w:lang w:val="en-US" w:eastAsia="zh-CN"/>
                  <w:rPrChange w:id="2353" w:author="Administrator" w:date="2024-05-15T16:53:11Z">
                    <w:rPr>
                      <w:rFonts w:hint="default" w:ascii="Times New Roman" w:hAnsi="Times New Roman" w:cs="Times New Roman"/>
                      <w:color w:val="auto"/>
                      <w:sz w:val="24"/>
                      <w:szCs w:val="24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delText>6</w:delText>
              </w:r>
            </w:del>
            <w:ins w:id="2354" w:author="Administrator" w:date="2024-05-15T16:37:49Z">
              <w:r>
                <w:rPr>
                  <w:rFonts w:hint="eastAsia" w:ascii="Times New Roman" w:hAnsi="Times New Roman" w:cs="Times New Roman"/>
                  <w:color w:val="auto"/>
                  <w:sz w:val="24"/>
                  <w:szCs w:val="24"/>
                  <w:highlight w:val="none"/>
                  <w:vertAlign w:val="baseline"/>
                  <w:lang w:val="en-US" w:eastAsia="zh-CN"/>
                  <w:rPrChange w:id="2355" w:author="Administrator" w:date="2024-05-15T16:53:11Z">
                    <w:rPr>
                      <w:rFonts w:hint="eastAsia" w:ascii="Times New Roman" w:hAnsi="Times New Roman" w:cs="Times New Roman"/>
                      <w:color w:val="auto"/>
                      <w:sz w:val="24"/>
                      <w:szCs w:val="24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0</w:t>
              </w:r>
            </w:ins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  <w:highlight w:val="none"/>
                <w:vertAlign w:val="baseline"/>
                <w:lang w:val="en-US" w:eastAsia="zh-CN"/>
                <w:rPrChange w:id="2356" w:author="Administrator" w:date="2024-05-15T16:53:11Z">
                  <w:rPr>
                    <w:rFonts w:hint="eastAsia" w:ascii="Times New Roman" w:hAnsi="Times New Roman" w:cs="Times New Roman"/>
                    <w:color w:val="auto"/>
                    <w:sz w:val="24"/>
                    <w:szCs w:val="24"/>
                    <w:highlight w:val="yellow"/>
                    <w:vertAlign w:val="baseline"/>
                    <w:lang w:val="en-US" w:eastAsia="zh-CN"/>
                  </w:rPr>
                </w:rPrChange>
              </w:rPr>
              <w:t>开启窗</w:t>
            </w:r>
            <w:del w:id="2357" w:author="Administrator" w:date="2024-05-15T16:39:24Z">
              <w:r>
                <w:rPr>
                  <w:rFonts w:hint="default" w:ascii="Times New Roman" w:hAnsi="Times New Roman" w:cs="Times New Roman"/>
                  <w:color w:val="auto"/>
                  <w:sz w:val="24"/>
                  <w:szCs w:val="24"/>
                  <w:highlight w:val="none"/>
                  <w:vertAlign w:val="baseline"/>
                  <w:lang w:val="en-US" w:eastAsia="zh-CN"/>
                  <w:rPrChange w:id="2358" w:author="Administrator" w:date="2024-05-15T16:53:11Z">
                    <w:rPr>
                      <w:rFonts w:hint="default" w:ascii="Times New Roman" w:hAnsi="Times New Roman" w:cs="Times New Roman"/>
                      <w:color w:val="auto"/>
                      <w:sz w:val="24"/>
                      <w:szCs w:val="24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delText>构造检测</w:delText>
              </w:r>
            </w:del>
            <w:ins w:id="2359" w:author="Administrator" w:date="2024-05-15T16:39:26Z">
              <w:r>
                <w:rPr>
                  <w:rFonts w:hint="eastAsia" w:ascii="Times New Roman" w:hAnsi="Times New Roman" w:cs="Times New Roman"/>
                  <w:color w:val="auto"/>
                  <w:sz w:val="24"/>
                  <w:szCs w:val="24"/>
                  <w:highlight w:val="none"/>
                  <w:vertAlign w:val="baseline"/>
                  <w:lang w:val="en-US" w:eastAsia="zh-CN"/>
                  <w:rPrChange w:id="2360" w:author="Administrator" w:date="2024-05-15T16:53:11Z">
                    <w:rPr>
                      <w:rFonts w:hint="eastAsia" w:ascii="Times New Roman" w:hAnsi="Times New Roman" w:cs="Times New Roman"/>
                      <w:color w:val="auto"/>
                      <w:sz w:val="24"/>
                      <w:szCs w:val="24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无法</w:t>
              </w:r>
            </w:ins>
            <w:ins w:id="2361" w:author="Administrator" w:date="2024-05-15T16:39:27Z">
              <w:r>
                <w:rPr>
                  <w:rFonts w:hint="eastAsia" w:ascii="Times New Roman" w:hAnsi="Times New Roman" w:cs="Times New Roman"/>
                  <w:color w:val="auto"/>
                  <w:sz w:val="24"/>
                  <w:szCs w:val="24"/>
                  <w:highlight w:val="none"/>
                  <w:vertAlign w:val="baseline"/>
                  <w:lang w:val="en-US" w:eastAsia="zh-CN"/>
                  <w:rPrChange w:id="2362" w:author="Administrator" w:date="2024-05-15T16:53:11Z">
                    <w:rPr>
                      <w:rFonts w:hint="eastAsia" w:ascii="Times New Roman" w:hAnsi="Times New Roman" w:cs="Times New Roman"/>
                      <w:color w:val="auto"/>
                      <w:sz w:val="24"/>
                      <w:szCs w:val="24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正常</w:t>
              </w:r>
            </w:ins>
            <w:ins w:id="2363" w:author="Administrator" w:date="2024-05-15T16:39:54Z">
              <w:r>
                <w:rPr>
                  <w:rFonts w:hint="eastAsia" w:ascii="Times New Roman" w:hAnsi="Times New Roman" w:cs="Times New Roman"/>
                  <w:color w:val="auto"/>
                  <w:sz w:val="24"/>
                  <w:szCs w:val="24"/>
                  <w:highlight w:val="none"/>
                  <w:vertAlign w:val="baseline"/>
                  <w:lang w:val="en-US" w:eastAsia="zh-CN"/>
                  <w:rPrChange w:id="2364" w:author="Administrator" w:date="2024-05-15T16:53:11Z">
                    <w:rPr>
                      <w:rFonts w:hint="eastAsia" w:ascii="Times New Roman" w:hAnsi="Times New Roman" w:cs="Times New Roman"/>
                      <w:color w:val="auto"/>
                      <w:sz w:val="24"/>
                      <w:szCs w:val="24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开启</w:t>
              </w:r>
            </w:ins>
          </w:p>
        </w:tc>
        <w:tc>
          <w:tcPr>
            <w:tcW w:w="4656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59" w:beforeAutospacing="0" w:afterAutospacing="0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  <w:highlight w:val="none"/>
                <w:vertAlign w:val="baseline"/>
                <w:lang w:val="en-US" w:eastAsia="zh-CN"/>
                <w:rPrChange w:id="2365" w:author="Administrator" w:date="2024-05-15T16:53:11Z">
                  <w:rPr>
                    <w:rFonts w:hint="default" w:ascii="Times New Roman" w:hAnsi="Times New Roman" w:eastAsia="宋体" w:cs="Times New Roman"/>
                    <w:color w:val="auto"/>
                    <w:sz w:val="24"/>
                    <w:szCs w:val="24"/>
                    <w:highlight w:val="yellow"/>
                    <w:vertAlign w:val="baseline"/>
                    <w:lang w:val="en-US" w:eastAsia="zh-CN"/>
                  </w:rPr>
                </w:rPrChange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  <w:highlight w:val="none"/>
                <w:vertAlign w:val="baseline"/>
                <w:lang w:eastAsia="zh-CN"/>
                <w:rPrChange w:id="2366" w:author="Administrator" w:date="2024-05-15T16:53:11Z">
                  <w:rPr>
                    <w:rFonts w:hint="default" w:ascii="Times New Roman" w:hAnsi="Times New Roman" w:eastAsia="宋体" w:cs="Times New Roman"/>
                    <w:color w:val="auto"/>
                    <w:sz w:val="24"/>
                    <w:szCs w:val="24"/>
                    <w:highlight w:val="yellow"/>
                    <w:vertAlign w:val="baseline"/>
                    <w:lang w:eastAsia="zh-CN"/>
                  </w:rPr>
                </w:rPrChange>
              </w:rPr>
              <w:t>图</w:t>
            </w:r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  <w:highlight w:val="none"/>
                <w:vertAlign w:val="baseline"/>
                <w:lang w:val="en-US" w:eastAsia="zh-CN"/>
                <w:rPrChange w:id="2367" w:author="Administrator" w:date="2024-05-15T16:53:11Z">
                  <w:rPr>
                    <w:rFonts w:hint="eastAsia" w:ascii="Times New Roman" w:hAnsi="Times New Roman" w:cs="Times New Roman"/>
                    <w:color w:val="auto"/>
                    <w:sz w:val="24"/>
                    <w:szCs w:val="24"/>
                    <w:highlight w:val="yellow"/>
                    <w:vertAlign w:val="baseline"/>
                    <w:lang w:val="en-US" w:eastAsia="zh-CN"/>
                  </w:rPr>
                </w:rPrChange>
              </w:rPr>
              <w:t>1</w:t>
            </w:r>
            <w:del w:id="2368" w:author="Administrator" w:date="2024-05-15T16:37:51Z">
              <w:r>
                <w:rPr>
                  <w:rFonts w:hint="default" w:ascii="Times New Roman" w:hAnsi="Times New Roman" w:cs="Times New Roman"/>
                  <w:color w:val="auto"/>
                  <w:sz w:val="24"/>
                  <w:szCs w:val="24"/>
                  <w:highlight w:val="none"/>
                  <w:vertAlign w:val="baseline"/>
                  <w:lang w:val="en-US" w:eastAsia="zh-CN"/>
                  <w:rPrChange w:id="2369" w:author="Administrator" w:date="2024-05-15T16:53:11Z">
                    <w:rPr>
                      <w:rFonts w:hint="default" w:ascii="Times New Roman" w:hAnsi="Times New Roman" w:cs="Times New Roman"/>
                      <w:color w:val="auto"/>
                      <w:sz w:val="24"/>
                      <w:szCs w:val="24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delText>7</w:delText>
              </w:r>
            </w:del>
            <w:ins w:id="2370" w:author="Administrator" w:date="2024-05-15T16:37:51Z">
              <w:r>
                <w:rPr>
                  <w:rFonts w:hint="eastAsia" w:ascii="Times New Roman" w:hAnsi="Times New Roman" w:cs="Times New Roman"/>
                  <w:color w:val="auto"/>
                  <w:sz w:val="24"/>
                  <w:szCs w:val="24"/>
                  <w:highlight w:val="none"/>
                  <w:vertAlign w:val="baseline"/>
                  <w:lang w:val="en-US" w:eastAsia="zh-CN"/>
                  <w:rPrChange w:id="2371" w:author="Administrator" w:date="2024-05-15T16:53:11Z">
                    <w:rPr>
                      <w:rFonts w:hint="eastAsia" w:ascii="Times New Roman" w:hAnsi="Times New Roman" w:cs="Times New Roman"/>
                      <w:color w:val="auto"/>
                      <w:sz w:val="24"/>
                      <w:szCs w:val="24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1</w:t>
              </w:r>
            </w:ins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  <w:highlight w:val="none"/>
                <w:vertAlign w:val="baseline"/>
                <w:lang w:val="en-US" w:eastAsia="zh-CN"/>
                <w:rPrChange w:id="2372" w:author="Administrator" w:date="2024-05-15T16:53:11Z">
                  <w:rPr>
                    <w:rFonts w:hint="eastAsia" w:ascii="Times New Roman" w:hAnsi="Times New Roman" w:cs="Times New Roman"/>
                    <w:color w:val="auto"/>
                    <w:sz w:val="24"/>
                    <w:szCs w:val="24"/>
                    <w:highlight w:val="yellow"/>
                    <w:vertAlign w:val="baseline"/>
                    <w:lang w:val="en-US" w:eastAsia="zh-CN"/>
                  </w:rPr>
                </w:rPrChange>
              </w:rPr>
              <w:t>开启窗</w:t>
            </w:r>
            <w:del w:id="2373" w:author="Administrator" w:date="2024-05-15T16:39:35Z">
              <w:r>
                <w:rPr>
                  <w:rFonts w:hint="default" w:ascii="Times New Roman" w:hAnsi="Times New Roman" w:cs="Times New Roman"/>
                  <w:color w:val="auto"/>
                  <w:sz w:val="24"/>
                  <w:szCs w:val="24"/>
                  <w:highlight w:val="none"/>
                  <w:vertAlign w:val="baseline"/>
                  <w:lang w:val="en-US" w:eastAsia="zh-CN"/>
                  <w:rPrChange w:id="2374" w:author="Administrator" w:date="2024-05-15T16:53:11Z">
                    <w:rPr>
                      <w:rFonts w:hint="default" w:ascii="Times New Roman" w:hAnsi="Times New Roman" w:cs="Times New Roman"/>
                      <w:color w:val="auto"/>
                      <w:sz w:val="24"/>
                      <w:szCs w:val="24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delText>构造检测</w:delText>
              </w:r>
            </w:del>
            <w:ins w:id="2375" w:author="Administrator" w:date="2024-05-15T16:39:35Z">
              <w:r>
                <w:rPr>
                  <w:rFonts w:hint="eastAsia" w:ascii="Times New Roman" w:hAnsi="Times New Roman" w:cs="Times New Roman"/>
                  <w:color w:val="auto"/>
                  <w:sz w:val="24"/>
                  <w:szCs w:val="24"/>
                  <w:highlight w:val="none"/>
                  <w:vertAlign w:val="baseline"/>
                  <w:lang w:val="en-US" w:eastAsia="zh-CN"/>
                  <w:rPrChange w:id="2376" w:author="Administrator" w:date="2024-05-15T16:53:11Z">
                    <w:rPr>
                      <w:rFonts w:hint="eastAsia" w:ascii="Times New Roman" w:hAnsi="Times New Roman" w:cs="Times New Roman"/>
                      <w:color w:val="auto"/>
                      <w:sz w:val="24"/>
                      <w:szCs w:val="24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无法</w:t>
              </w:r>
            </w:ins>
            <w:ins w:id="2377" w:author="Administrator" w:date="2024-05-15T16:39:36Z">
              <w:r>
                <w:rPr>
                  <w:rFonts w:hint="eastAsia" w:ascii="Times New Roman" w:hAnsi="Times New Roman" w:cs="Times New Roman"/>
                  <w:color w:val="auto"/>
                  <w:sz w:val="24"/>
                  <w:szCs w:val="24"/>
                  <w:highlight w:val="none"/>
                  <w:vertAlign w:val="baseline"/>
                  <w:lang w:val="en-US" w:eastAsia="zh-CN"/>
                  <w:rPrChange w:id="2378" w:author="Administrator" w:date="2024-05-15T16:53:11Z">
                    <w:rPr>
                      <w:rFonts w:hint="eastAsia" w:ascii="Times New Roman" w:hAnsi="Times New Roman" w:cs="Times New Roman"/>
                      <w:color w:val="auto"/>
                      <w:sz w:val="24"/>
                      <w:szCs w:val="24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正常</w:t>
              </w:r>
            </w:ins>
            <w:ins w:id="2379" w:author="Administrator" w:date="2024-05-15T16:39:58Z">
              <w:r>
                <w:rPr>
                  <w:rFonts w:hint="eastAsia" w:ascii="Times New Roman" w:hAnsi="Times New Roman" w:cs="Times New Roman"/>
                  <w:color w:val="auto"/>
                  <w:sz w:val="24"/>
                  <w:szCs w:val="24"/>
                  <w:highlight w:val="none"/>
                  <w:vertAlign w:val="baseline"/>
                  <w:lang w:val="en-US" w:eastAsia="zh-CN"/>
                  <w:rPrChange w:id="2380" w:author="Administrator" w:date="2024-05-15T16:53:11Z">
                    <w:rPr>
                      <w:rFonts w:hint="eastAsia" w:ascii="Times New Roman" w:hAnsi="Times New Roman" w:cs="Times New Roman"/>
                      <w:color w:val="auto"/>
                      <w:sz w:val="24"/>
                      <w:szCs w:val="24"/>
                      <w:highlight w:val="yellow"/>
                      <w:vertAlign w:val="baseline"/>
                      <w:lang w:val="en-US" w:eastAsia="zh-CN"/>
                    </w:rPr>
                  </w:rPrChange>
                </w:rPr>
                <w:t>开启</w:t>
              </w:r>
            </w:ins>
          </w:p>
        </w:tc>
      </w:tr>
    </w:tbl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ind w:firstLine="240" w:firstLineChars="100"/>
        <w:outlineLvl w:val="1"/>
        <w:rPr>
          <w:rFonts w:hint="eastAsia" w:ascii="Times New Roman" w:hAnsi="Times New Roman" w:eastAsia="宋体"/>
          <w:color w:val="auto"/>
          <w:lang w:val="en-US" w:eastAsia="zh-CN"/>
        </w:rPr>
      </w:pPr>
      <w:bookmarkStart w:id="40" w:name="_Toc26810"/>
      <w:r>
        <w:rPr>
          <w:rFonts w:hint="eastAsia" w:ascii="Times New Roman" w:hAnsi="Times New Roman" w:eastAsia="宋体"/>
          <w:color w:val="auto"/>
          <w:lang w:val="en-US" w:eastAsia="zh-CN"/>
        </w:rPr>
        <w:t>5</w:t>
      </w:r>
      <w:r>
        <w:rPr>
          <w:rFonts w:hint="default" w:ascii="Times New Roman" w:hAnsi="Times New Roman" w:eastAsia="宋体"/>
          <w:color w:val="auto"/>
          <w:lang w:val="en-US" w:eastAsia="zh-CN"/>
        </w:rPr>
        <w:t>.</w:t>
      </w:r>
      <w:r>
        <w:rPr>
          <w:rFonts w:hint="eastAsia" w:ascii="Times New Roman" w:hAnsi="Times New Roman" w:eastAsia="宋体"/>
          <w:color w:val="auto"/>
          <w:lang w:val="en-US" w:eastAsia="zh-CN"/>
        </w:rPr>
        <w:t>4</w:t>
      </w:r>
      <w:r>
        <w:rPr>
          <w:rFonts w:hint="eastAsia" w:ascii="Times New Roman" w:hAnsi="Times New Roman" w:eastAsia="宋体"/>
          <w:color w:val="auto"/>
          <w:highlight w:val="none"/>
          <w:lang w:val="en-US" w:eastAsia="zh-CN"/>
        </w:rPr>
        <w:t>防雨防水性能</w:t>
      </w:r>
      <w:bookmarkEnd w:id="40"/>
    </w:p>
    <w:p>
      <w:r>
        <w:rPr>
          <w:rFonts w:hint="default"/>
          <w:color w:val="auto"/>
        </w:rPr>
        <w:t>对</w:t>
      </w:r>
      <w:r>
        <w:rPr>
          <w:rFonts w:hint="eastAsia"/>
          <w:color w:val="auto"/>
          <w:lang w:val="en-US" w:eastAsia="zh-CN"/>
        </w:rPr>
        <w:t>幕墙现场检查，幕墙防水构造节点基本完好，幕墙未发现雨水渗漏现象，未发现明显渗水痕迹，防水性能基本完好。</w:t>
      </w:r>
      <w:r>
        <w:rPr>
          <w:rFonts w:hint="eastAsia"/>
          <w:lang w:val="en-US" w:eastAsia="zh-CN"/>
        </w:rPr>
        <w:t>现场检测如下图所示：</w:t>
      </w: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56"/>
        <w:gridCol w:w="4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56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59" w:beforeAutospacing="0" w:afterAutospacing="0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2736215" cy="2113280"/>
                  <wp:effectExtent l="0" t="0" r="6985" b="1270"/>
                  <wp:docPr id="12" name="图片 12" descr="IMG_18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IMG_184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215" cy="211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6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59" w:beforeAutospacing="0" w:afterAutospacing="0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  <w:vertAlign w:val="baseline"/>
                <w:lang w:eastAsia="zh-CN"/>
              </w:rPr>
              <w:drawing>
                <wp:inline distT="0" distB="0" distL="114300" distR="114300">
                  <wp:extent cx="2818130" cy="2113280"/>
                  <wp:effectExtent l="0" t="0" r="1270" b="1270"/>
                  <wp:docPr id="16" name="图片 16" descr="IMG_18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IMG_182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130" cy="211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656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59" w:beforeAutospacing="0" w:afterAutospacing="0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图18性能检测</w:t>
            </w:r>
          </w:p>
        </w:tc>
        <w:tc>
          <w:tcPr>
            <w:tcW w:w="4656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59" w:beforeAutospacing="0" w:afterAutospacing="0"/>
              <w:ind w:left="0" w:leftChars="0" w:right="0" w:righ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color w:val="auto"/>
                <w:sz w:val="24"/>
                <w:szCs w:val="24"/>
                <w:vertAlign w:val="baseline"/>
                <w:lang w:val="en-US" w:eastAsia="zh-CN"/>
              </w:rPr>
              <w:t>图19性能检测</w:t>
            </w:r>
          </w:p>
        </w:tc>
      </w:tr>
    </w:tbl>
    <w:p>
      <w:pPr>
        <w:pStyle w:val="3"/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beforeLines="50" w:line="360" w:lineRule="auto"/>
        <w:textAlignment w:val="auto"/>
        <w:outlineLvl w:val="0"/>
        <w:rPr>
          <w:rFonts w:hint="default"/>
          <w:color w:val="auto"/>
          <w:highlight w:val="none"/>
          <w:rPrChange w:id="2381" w:author="Administrator" w:date="2024-05-15T16:40:06Z">
            <w:rPr>
              <w:rFonts w:hint="default"/>
              <w:color w:val="auto"/>
              <w:highlight w:val="yellow"/>
            </w:rPr>
          </w:rPrChange>
        </w:rPr>
      </w:pPr>
      <w:bookmarkStart w:id="41" w:name="_Toc20494"/>
      <w:r>
        <w:rPr>
          <w:rFonts w:hint="eastAsia"/>
          <w:color w:val="auto"/>
          <w:highlight w:val="none"/>
          <w:lang w:val="en-US" w:eastAsia="zh-CN"/>
          <w:rPrChange w:id="2382" w:author="Administrator" w:date="2024-05-15T16:40:06Z">
            <w:rPr>
              <w:rFonts w:hint="eastAsia"/>
              <w:color w:val="auto"/>
              <w:highlight w:val="yellow"/>
              <w:lang w:val="en-US" w:eastAsia="zh-CN"/>
            </w:rPr>
          </w:rPrChange>
        </w:rPr>
        <w:t>面板及支承构件挠度验算</w:t>
      </w:r>
      <w:bookmarkEnd w:id="41"/>
    </w:p>
    <w:p>
      <w:pPr>
        <w:pStyle w:val="2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360" w:lineRule="auto"/>
        <w:ind w:left="0" w:leftChars="0" w:right="0" w:rightChars="0" w:firstLine="480" w:firstLineChars="200"/>
        <w:jc w:val="left"/>
        <w:textAlignment w:val="auto"/>
        <w:rPr>
          <w:rFonts w:hint="eastAsia" w:cs="宋体"/>
          <w:color w:val="auto"/>
          <w:spacing w:val="2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根据</w:t>
      </w:r>
      <w:r>
        <w:rPr>
          <w:rFonts w:hint="eastAsia" w:ascii="宋体" w:hAnsi="宋体" w:eastAsia="宋体" w:cs="宋体"/>
          <w:color w:val="auto"/>
          <w:spacing w:val="2"/>
          <w:sz w:val="24"/>
          <w:szCs w:val="24"/>
        </w:rPr>
        <w:t>《建筑</w:t>
      </w:r>
      <w:r>
        <w:rPr>
          <w:rFonts w:hint="eastAsia" w:cs="宋体"/>
          <w:color w:val="auto"/>
          <w:spacing w:val="2"/>
          <w:sz w:val="24"/>
          <w:szCs w:val="24"/>
          <w:lang w:val="en-US" w:eastAsia="zh-CN"/>
        </w:rPr>
        <w:t>幕墙</w:t>
      </w:r>
      <w:r>
        <w:rPr>
          <w:rFonts w:hint="eastAsia" w:ascii="宋体" w:hAnsi="宋体" w:eastAsia="宋体" w:cs="宋体"/>
          <w:color w:val="auto"/>
          <w:spacing w:val="2"/>
          <w:sz w:val="24"/>
          <w:szCs w:val="24"/>
        </w:rPr>
        <w:t>可靠性鉴定</w:t>
      </w:r>
      <w:r>
        <w:rPr>
          <w:rFonts w:hint="eastAsia" w:cs="宋体"/>
          <w:color w:val="auto"/>
          <w:spacing w:val="2"/>
          <w:sz w:val="24"/>
          <w:szCs w:val="24"/>
          <w:lang w:val="en-US" w:eastAsia="zh-CN"/>
        </w:rPr>
        <w:t>技术规程</w:t>
      </w:r>
      <w:r>
        <w:rPr>
          <w:rFonts w:hint="eastAsia" w:ascii="宋体" w:hAnsi="宋体" w:eastAsia="宋体" w:cs="宋体"/>
          <w:color w:val="auto"/>
          <w:spacing w:val="2"/>
          <w:sz w:val="24"/>
          <w:szCs w:val="24"/>
        </w:rPr>
        <w:t>》</w:t>
      </w:r>
      <w:r>
        <w:rPr>
          <w:rFonts w:hint="eastAsia" w:ascii="宋体" w:hAnsi="宋体" w:eastAsia="宋体" w:cs="宋体"/>
          <w:color w:val="auto"/>
          <w:spacing w:val="2"/>
          <w:sz w:val="24"/>
          <w:szCs w:val="24"/>
          <w:lang w:val="en-US" w:eastAsia="zh-CN"/>
        </w:rPr>
        <w:t>(</w:t>
      </w:r>
      <w:r>
        <w:rPr>
          <w:rFonts w:hint="eastAsia" w:cs="宋体"/>
          <w:color w:val="auto"/>
          <w:spacing w:val="2"/>
          <w:sz w:val="24"/>
          <w:szCs w:val="24"/>
          <w:lang w:val="en-US" w:eastAsia="zh-CN"/>
        </w:rPr>
        <w:t>DBJ/T 15-88-2022</w:t>
      </w:r>
      <w:r>
        <w:rPr>
          <w:rFonts w:hint="eastAsia" w:ascii="宋体" w:hAnsi="宋体" w:eastAsia="宋体" w:cs="宋体"/>
          <w:color w:val="auto"/>
          <w:spacing w:val="2"/>
          <w:sz w:val="24"/>
          <w:szCs w:val="24"/>
          <w:lang w:val="en-US" w:eastAsia="zh-CN"/>
        </w:rPr>
        <w:t>)</w:t>
      </w:r>
      <w:r>
        <w:rPr>
          <w:rFonts w:hint="eastAsia" w:cs="宋体"/>
          <w:color w:val="auto"/>
          <w:spacing w:val="2"/>
          <w:sz w:val="24"/>
          <w:szCs w:val="24"/>
          <w:lang w:val="en-US" w:eastAsia="zh-CN"/>
        </w:rPr>
        <w:t>、</w:t>
      </w:r>
      <w:r>
        <w:rPr>
          <w:rFonts w:hint="eastAsia" w:ascii="宋体" w:hAnsi="宋体" w:eastAsia="宋体" w:cs="宋体"/>
          <w:color w:val="auto"/>
          <w:spacing w:val="2"/>
          <w:sz w:val="24"/>
          <w:szCs w:val="24"/>
        </w:rPr>
        <w:t>《玻璃幕墙工程技术规范》</w:t>
      </w:r>
      <w:r>
        <w:rPr>
          <w:rFonts w:hint="eastAsia" w:ascii="宋体" w:hAnsi="宋体" w:eastAsia="宋体" w:cs="宋体"/>
          <w:color w:val="auto"/>
          <w:spacing w:val="2"/>
          <w:sz w:val="24"/>
          <w:szCs w:val="24"/>
          <w:lang w:val="en-US" w:eastAsia="zh-CN"/>
        </w:rPr>
        <w:t>(JGJ</w:t>
      </w:r>
      <w:r>
        <w:rPr>
          <w:rFonts w:hint="eastAsia" w:cs="宋体"/>
          <w:color w:val="auto"/>
          <w:spacing w:val="2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auto"/>
          <w:spacing w:val="2"/>
          <w:sz w:val="24"/>
          <w:szCs w:val="24"/>
          <w:lang w:val="en-US" w:eastAsia="zh-CN"/>
        </w:rPr>
        <w:t>102-2003)</w:t>
      </w:r>
      <w:r>
        <w:rPr>
          <w:rFonts w:hint="eastAsia" w:cs="宋体"/>
          <w:color w:val="auto"/>
          <w:spacing w:val="2"/>
          <w:sz w:val="24"/>
          <w:szCs w:val="24"/>
          <w:lang w:val="en-US" w:eastAsia="zh-CN"/>
        </w:rPr>
        <w:t>，对玻璃面板及支承构件挠度进行验算，发现面板及支承构件挠度均满足规范要求。计算结果如下：</w:t>
      </w: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1"/>
        <w:gridCol w:w="2491"/>
        <w:gridCol w:w="2491"/>
        <w:gridCol w:w="24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982" w:type="dxa"/>
            <w:gridSpan w:val="2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100" w:beforeAutospacing="0" w:after="0" w:afterLines="100" w:afterAutospacing="0" w:line="240" w:lineRule="auto"/>
              <w:ind w:right="0" w:rightChars="0" w:firstLine="0" w:firstLineChars="0"/>
              <w:jc w:val="center"/>
              <w:textAlignment w:val="auto"/>
              <w:rPr>
                <w:rFonts w:hint="default" w:cs="宋体"/>
                <w:color w:val="auto"/>
                <w:spacing w:val="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宋体"/>
                <w:color w:val="auto"/>
                <w:spacing w:val="2"/>
                <w:sz w:val="24"/>
                <w:szCs w:val="24"/>
                <w:vertAlign w:val="baseline"/>
                <w:lang w:val="en-US" w:eastAsia="zh-CN"/>
              </w:rPr>
              <w:t>玻璃面板</w:t>
            </w:r>
          </w:p>
        </w:tc>
        <w:tc>
          <w:tcPr>
            <w:tcW w:w="4984" w:type="dxa"/>
            <w:gridSpan w:val="2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100" w:beforeAutospacing="0" w:after="0" w:afterLines="100" w:afterAutospacing="0" w:line="240" w:lineRule="auto"/>
              <w:ind w:right="0" w:rightChars="0" w:firstLine="0" w:firstLineChars="0"/>
              <w:jc w:val="center"/>
              <w:textAlignment w:val="auto"/>
              <w:rPr>
                <w:rFonts w:hint="default" w:cs="宋体"/>
                <w:color w:val="auto"/>
                <w:spacing w:val="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宋体"/>
                <w:color w:val="auto"/>
                <w:spacing w:val="2"/>
                <w:sz w:val="24"/>
                <w:szCs w:val="24"/>
                <w:vertAlign w:val="baseline"/>
                <w:lang w:val="en-US" w:eastAsia="zh-CN"/>
              </w:rPr>
              <w:t>支承构件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91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100" w:beforeAutospacing="0" w:after="0" w:afterLines="100" w:afterAutospacing="0" w:line="240" w:lineRule="auto"/>
              <w:ind w:right="0" w:rightChars="0" w:firstLine="0" w:firstLineChars="0"/>
              <w:jc w:val="center"/>
              <w:textAlignment w:val="auto"/>
              <w:rPr>
                <w:rFonts w:hint="default" w:cs="宋体"/>
                <w:color w:val="auto"/>
                <w:spacing w:val="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宋体"/>
                <w:color w:val="auto"/>
                <w:spacing w:val="2"/>
                <w:sz w:val="24"/>
                <w:szCs w:val="24"/>
                <w:vertAlign w:val="baseline"/>
                <w:lang w:val="en-US" w:eastAsia="zh-CN"/>
              </w:rPr>
              <w:t>验算值</w:t>
            </w:r>
          </w:p>
        </w:tc>
        <w:tc>
          <w:tcPr>
            <w:tcW w:w="2491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100" w:beforeAutospacing="0" w:after="0" w:afterLines="100" w:afterAutospacing="0" w:line="240" w:lineRule="auto"/>
              <w:ind w:right="0" w:rightChars="0" w:firstLine="0" w:firstLineChars="0"/>
              <w:jc w:val="center"/>
              <w:textAlignment w:val="auto"/>
              <w:rPr>
                <w:rFonts w:hint="default" w:cs="宋体"/>
                <w:color w:val="auto"/>
                <w:spacing w:val="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宋体"/>
                <w:color w:val="auto"/>
                <w:spacing w:val="2"/>
                <w:sz w:val="24"/>
                <w:szCs w:val="24"/>
                <w:vertAlign w:val="baseline"/>
                <w:lang w:val="en-US" w:eastAsia="zh-CN"/>
              </w:rPr>
              <w:t>允许值</w:t>
            </w:r>
          </w:p>
        </w:tc>
        <w:tc>
          <w:tcPr>
            <w:tcW w:w="2491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100" w:beforeAutospacing="0" w:after="0" w:afterLines="10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 w:cs="宋体"/>
                <w:color w:val="auto"/>
                <w:spacing w:val="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宋体"/>
                <w:color w:val="auto"/>
                <w:spacing w:val="2"/>
                <w:sz w:val="24"/>
                <w:szCs w:val="24"/>
                <w:vertAlign w:val="baseline"/>
                <w:lang w:val="en-US" w:eastAsia="zh-CN"/>
              </w:rPr>
              <w:t>验算值</w:t>
            </w:r>
          </w:p>
        </w:tc>
        <w:tc>
          <w:tcPr>
            <w:tcW w:w="2493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100" w:beforeAutospacing="0" w:after="0" w:afterLines="100" w:afterAutospacing="0" w:line="240" w:lineRule="auto"/>
              <w:ind w:left="0" w:leftChars="0" w:right="0" w:rightChars="0" w:firstLine="0" w:firstLineChars="0"/>
              <w:jc w:val="center"/>
              <w:textAlignment w:val="auto"/>
              <w:rPr>
                <w:rFonts w:hint="default" w:cs="宋体"/>
                <w:color w:val="auto"/>
                <w:spacing w:val="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cs="宋体"/>
                <w:color w:val="auto"/>
                <w:spacing w:val="2"/>
                <w:sz w:val="24"/>
                <w:szCs w:val="24"/>
                <w:vertAlign w:val="baseline"/>
                <w:lang w:val="en-US" w:eastAsia="zh-CN"/>
              </w:rPr>
              <w:t>允许值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91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100" w:beforeAutospacing="0" w:after="0" w:afterLines="100" w:afterAutospacing="0" w:line="240" w:lineRule="auto"/>
              <w:ind w:right="0" w:rightChars="0" w:firstLine="0" w:firstLineChars="0"/>
              <w:jc w:val="center"/>
              <w:textAlignment w:val="auto"/>
              <w:rPr>
                <w:rFonts w:hint="default" w:ascii="Times New Roman" w:hAnsi="Times New Roman" w:cs="Times New Roman"/>
                <w:color w:val="auto"/>
                <w:spacing w:val="2"/>
                <w:sz w:val="24"/>
                <w:szCs w:val="24"/>
                <w:vertAlign w:val="baseline"/>
                <w:lang w:val="en-US" w:eastAsia="zh-CN"/>
              </w:rPr>
            </w:pPr>
            <w:del w:id="2383" w:author="Administrator" w:date="2024-05-15T16:40:20Z">
              <w:r>
                <w:rPr>
                  <w:rFonts w:hint="default" w:ascii="Times New Roman" w:hAnsi="Times New Roman" w:cs="Times New Roman"/>
                  <w:color w:val="auto"/>
                  <w:spacing w:val="2"/>
                  <w:sz w:val="24"/>
                  <w:szCs w:val="24"/>
                  <w:vertAlign w:val="baseline"/>
                  <w:lang w:val="en-US" w:eastAsia="zh-CN"/>
                </w:rPr>
                <w:delText>3.569</w:delText>
              </w:r>
            </w:del>
            <w:ins w:id="2384" w:author="Administrator" w:date="2024-05-15T16:40:20Z">
              <w:r>
                <w:rPr>
                  <w:rFonts w:hint="eastAsia" w:ascii="Times New Roman" w:hAnsi="Times New Roman" w:cs="Times New Roman"/>
                  <w:color w:val="auto"/>
                  <w:spacing w:val="2"/>
                  <w:sz w:val="24"/>
                  <w:szCs w:val="24"/>
                  <w:vertAlign w:val="baseline"/>
                  <w:lang w:val="en-US" w:eastAsia="zh-CN"/>
                </w:rPr>
                <w:t>22.</w:t>
              </w:r>
            </w:ins>
            <w:ins w:id="2385" w:author="Administrator" w:date="2024-05-15T16:40:21Z">
              <w:r>
                <w:rPr>
                  <w:rFonts w:hint="eastAsia" w:ascii="Times New Roman" w:hAnsi="Times New Roman" w:cs="Times New Roman"/>
                  <w:color w:val="auto"/>
                  <w:spacing w:val="2"/>
                  <w:sz w:val="24"/>
                  <w:szCs w:val="24"/>
                  <w:vertAlign w:val="baseline"/>
                  <w:lang w:val="en-US" w:eastAsia="zh-CN"/>
                </w:rPr>
                <w:t>11</w:t>
              </w:r>
            </w:ins>
          </w:p>
        </w:tc>
        <w:tc>
          <w:tcPr>
            <w:tcW w:w="2491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100" w:beforeAutospacing="0" w:after="0" w:afterLines="100" w:afterAutospacing="0" w:line="240" w:lineRule="auto"/>
              <w:ind w:right="0" w:rightChars="0" w:firstLine="0" w:firstLineChars="0"/>
              <w:jc w:val="center"/>
              <w:textAlignment w:val="auto"/>
              <w:rPr>
                <w:rFonts w:hint="default" w:ascii="Times New Roman" w:hAnsi="Times New Roman" w:cs="Times New Roman"/>
                <w:color w:val="auto"/>
                <w:spacing w:val="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pacing w:val="2"/>
                <w:sz w:val="24"/>
                <w:szCs w:val="24"/>
                <w:vertAlign w:val="baseline"/>
                <w:lang w:val="en-US" w:eastAsia="zh-CN"/>
              </w:rPr>
              <w:t>2</w:t>
            </w:r>
            <w:del w:id="2386" w:author="Administrator" w:date="2024-05-15T16:40:17Z">
              <w:r>
                <w:rPr>
                  <w:rFonts w:hint="default" w:ascii="Times New Roman" w:hAnsi="Times New Roman" w:cs="Times New Roman"/>
                  <w:color w:val="auto"/>
                  <w:spacing w:val="2"/>
                  <w:sz w:val="24"/>
                  <w:szCs w:val="24"/>
                  <w:vertAlign w:val="baseline"/>
                  <w:lang w:val="en-US" w:eastAsia="zh-CN"/>
                </w:rPr>
                <w:delText>0</w:delText>
              </w:r>
            </w:del>
            <w:ins w:id="2387" w:author="Administrator" w:date="2024-05-15T16:40:17Z">
              <w:r>
                <w:rPr>
                  <w:rFonts w:hint="eastAsia" w:ascii="Times New Roman" w:hAnsi="Times New Roman" w:cs="Times New Roman"/>
                  <w:color w:val="auto"/>
                  <w:spacing w:val="2"/>
                  <w:sz w:val="24"/>
                  <w:szCs w:val="24"/>
                  <w:vertAlign w:val="baseline"/>
                  <w:lang w:val="en-US" w:eastAsia="zh-CN"/>
                </w:rPr>
                <w:t>5</w:t>
              </w:r>
            </w:ins>
          </w:p>
        </w:tc>
        <w:tc>
          <w:tcPr>
            <w:tcW w:w="2491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100" w:beforeAutospacing="0" w:after="0" w:afterLines="100" w:afterAutospacing="0" w:line="240" w:lineRule="auto"/>
              <w:ind w:right="0" w:rightChars="0" w:firstLine="0" w:firstLineChars="0"/>
              <w:jc w:val="center"/>
              <w:textAlignment w:val="auto"/>
              <w:rPr>
                <w:rFonts w:hint="default" w:ascii="Times New Roman" w:hAnsi="Times New Roman" w:cs="Times New Roman"/>
                <w:color w:val="auto"/>
                <w:spacing w:val="2"/>
                <w:sz w:val="24"/>
                <w:szCs w:val="24"/>
                <w:vertAlign w:val="baseline"/>
                <w:lang w:val="en-US" w:eastAsia="zh-CN"/>
              </w:rPr>
            </w:pPr>
            <w:del w:id="2388" w:author="Administrator" w:date="2024-05-15T17:47:19Z">
              <w:r>
                <w:rPr>
                  <w:rFonts w:hint="default" w:ascii="Times New Roman" w:hAnsi="Times New Roman" w:cs="Times New Roman"/>
                  <w:color w:val="auto"/>
                  <w:spacing w:val="2"/>
                  <w:sz w:val="24"/>
                  <w:szCs w:val="24"/>
                  <w:vertAlign w:val="baseline"/>
                  <w:lang w:val="en-US" w:eastAsia="zh-CN"/>
                </w:rPr>
                <w:delText>0.999</w:delText>
              </w:r>
            </w:del>
            <w:ins w:id="2389" w:author="Administrator" w:date="2024-05-15T17:47:19Z">
              <w:r>
                <w:rPr>
                  <w:rFonts w:hint="eastAsia" w:ascii="Times New Roman" w:hAnsi="Times New Roman" w:cs="Times New Roman"/>
                  <w:color w:val="auto"/>
                  <w:spacing w:val="2"/>
                  <w:sz w:val="24"/>
                  <w:szCs w:val="24"/>
                  <w:vertAlign w:val="baseline"/>
                  <w:lang w:val="en-US" w:eastAsia="zh-CN"/>
                </w:rPr>
                <w:t>2</w:t>
              </w:r>
            </w:ins>
            <w:ins w:id="2390" w:author="Administrator" w:date="2024-05-15T17:47:20Z">
              <w:r>
                <w:rPr>
                  <w:rFonts w:hint="eastAsia" w:ascii="Times New Roman" w:hAnsi="Times New Roman" w:cs="Times New Roman"/>
                  <w:color w:val="auto"/>
                  <w:spacing w:val="2"/>
                  <w:sz w:val="24"/>
                  <w:szCs w:val="24"/>
                  <w:vertAlign w:val="baseline"/>
                  <w:lang w:val="en-US" w:eastAsia="zh-CN"/>
                </w:rPr>
                <w:t>.64</w:t>
              </w:r>
            </w:ins>
          </w:p>
        </w:tc>
        <w:tc>
          <w:tcPr>
            <w:tcW w:w="2493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100" w:beforeAutospacing="0" w:after="0" w:afterLines="100" w:afterAutospacing="0" w:line="240" w:lineRule="auto"/>
              <w:ind w:right="0" w:rightChars="0" w:firstLine="0" w:firstLineChars="0"/>
              <w:jc w:val="center"/>
              <w:textAlignment w:val="auto"/>
              <w:rPr>
                <w:rFonts w:hint="default" w:ascii="Times New Roman" w:hAnsi="Times New Roman" w:cs="Times New Roman"/>
                <w:color w:val="auto"/>
                <w:spacing w:val="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pacing w:val="2"/>
                <w:sz w:val="24"/>
                <w:szCs w:val="24"/>
                <w:vertAlign w:val="baseline"/>
                <w:lang w:val="en-US" w:eastAsia="zh-CN"/>
              </w:rPr>
              <w:t>1</w:t>
            </w:r>
            <w:ins w:id="2391" w:author="Administrator" w:date="2024-05-15T17:47:25Z">
              <w:r>
                <w:rPr>
                  <w:rFonts w:hint="eastAsia" w:ascii="Times New Roman" w:hAnsi="Times New Roman" w:cs="Times New Roman"/>
                  <w:color w:val="auto"/>
                  <w:spacing w:val="2"/>
                  <w:sz w:val="24"/>
                  <w:szCs w:val="24"/>
                  <w:vertAlign w:val="baseline"/>
                  <w:lang w:val="en-US" w:eastAsia="zh-CN"/>
                </w:rPr>
                <w:t>6</w:t>
              </w:r>
            </w:ins>
            <w:ins w:id="2392" w:author="Administrator" w:date="2024-05-15T17:47:26Z">
              <w:r>
                <w:rPr>
                  <w:rFonts w:hint="eastAsia" w:ascii="Times New Roman" w:hAnsi="Times New Roman" w:cs="Times New Roman"/>
                  <w:color w:val="auto"/>
                  <w:spacing w:val="2"/>
                  <w:sz w:val="24"/>
                  <w:szCs w:val="24"/>
                  <w:vertAlign w:val="baseline"/>
                  <w:lang w:val="en-US" w:eastAsia="zh-CN"/>
                </w:rPr>
                <w:t>.6</w:t>
              </w:r>
            </w:ins>
            <w:ins w:id="2393" w:author="Administrator" w:date="2024-05-15T17:47:30Z">
              <w:r>
                <w:rPr>
                  <w:rFonts w:hint="eastAsia" w:ascii="Times New Roman" w:hAnsi="Times New Roman" w:cs="Times New Roman"/>
                  <w:color w:val="auto"/>
                  <w:spacing w:val="2"/>
                  <w:sz w:val="24"/>
                  <w:szCs w:val="24"/>
                  <w:vertAlign w:val="baseline"/>
                  <w:lang w:val="en-US" w:eastAsia="zh-CN"/>
                </w:rPr>
                <w:t>7</w:t>
              </w:r>
            </w:ins>
            <w:del w:id="2394" w:author="Administrator" w:date="2024-05-15T17:47:25Z">
              <w:r>
                <w:rPr>
                  <w:rFonts w:hint="eastAsia" w:ascii="Times New Roman" w:hAnsi="Times New Roman" w:cs="Times New Roman"/>
                  <w:color w:val="auto"/>
                  <w:spacing w:val="2"/>
                  <w:sz w:val="24"/>
                  <w:szCs w:val="24"/>
                  <w:vertAlign w:val="baseline"/>
                  <w:lang w:val="en-US" w:eastAsia="zh-CN"/>
                </w:rPr>
                <w:delText>0</w:delText>
              </w:r>
            </w:del>
          </w:p>
        </w:tc>
      </w:tr>
    </w:tbl>
    <w:p>
      <w:pPr>
        <w:pStyle w:val="3"/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beforeLines="50" w:line="360" w:lineRule="auto"/>
        <w:textAlignment w:val="auto"/>
        <w:outlineLvl w:val="0"/>
        <w:rPr>
          <w:rFonts w:hint="default"/>
        </w:rPr>
      </w:pPr>
      <w:bookmarkStart w:id="42" w:name="_Toc12004"/>
      <w:r>
        <w:rPr>
          <w:rFonts w:hint="eastAsia"/>
          <w:lang w:val="en-US" w:eastAsia="zh-CN"/>
        </w:rPr>
        <w:t>检测结论</w:t>
      </w:r>
      <w:bookmarkEnd w:id="42"/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ind w:firstLine="240" w:firstLineChars="100"/>
        <w:outlineLvl w:val="1"/>
        <w:rPr>
          <w:ins w:id="2395" w:author="Administrator" w:date="2024-05-14T16:53:07Z"/>
          <w:rFonts w:hint="default"/>
          <w:color w:val="auto"/>
        </w:rPr>
      </w:pPr>
      <w:ins w:id="2396" w:author="Administrator" w:date="2024-05-14T16:53:07Z">
        <w:bookmarkStart w:id="43" w:name="_Toc17181"/>
        <w:bookmarkStart w:id="44" w:name="_Toc21186"/>
        <w:r>
          <w:rPr>
            <w:rFonts w:hint="eastAsia"/>
            <w:color w:val="auto"/>
            <w:lang w:val="en-US" w:eastAsia="zh-CN"/>
          </w:rPr>
          <w:t>7.1</w:t>
        </w:r>
      </w:ins>
      <w:ins w:id="2397" w:author="Administrator" w:date="2024-05-14T16:53:07Z">
        <w:r>
          <w:rPr>
            <w:rFonts w:hint="default"/>
            <w:color w:val="auto"/>
          </w:rPr>
          <w:t>玻璃幕墙结构构件</w:t>
        </w:r>
        <w:bookmarkEnd w:id="43"/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ins w:id="2398" w:author="Administrator" w:date="2024-05-14T16:53:07Z"/>
          <w:rFonts w:hint="default"/>
          <w:color w:val="auto"/>
        </w:rPr>
      </w:pPr>
      <w:ins w:id="2399" w:author="Administrator" w:date="2024-05-14T16:53:07Z">
        <w:r>
          <w:rPr>
            <w:rFonts w:hint="eastAsia"/>
            <w:color w:val="auto"/>
            <w:lang w:val="en-US" w:eastAsia="zh-CN"/>
          </w:rPr>
          <w:t>7.1.1</w:t>
        </w:r>
      </w:ins>
      <w:ins w:id="2400" w:author="Administrator" w:date="2024-05-14T16:53:07Z">
        <w:r>
          <w:rPr>
            <w:rFonts w:hint="default"/>
            <w:color w:val="auto"/>
          </w:rPr>
          <w:t>立柱、横梁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ins w:id="2401" w:author="Administrator" w:date="2024-05-14T16:53:07Z"/>
          <w:rFonts w:hint="default"/>
          <w:color w:val="auto"/>
        </w:rPr>
      </w:pPr>
      <w:ins w:id="2402" w:author="Administrator" w:date="2024-05-14T16:53:07Z">
        <w:r>
          <w:rPr>
            <w:rFonts w:hint="eastAsia"/>
            <w:color w:val="auto"/>
            <w:lang w:eastAsia="zh-CN"/>
          </w:rPr>
          <w:t>（</w:t>
        </w:r>
      </w:ins>
      <w:ins w:id="2403" w:author="Administrator" w:date="2024-05-14T16:53:07Z">
        <w:r>
          <w:rPr>
            <w:rFonts w:hint="eastAsia"/>
            <w:color w:val="auto"/>
            <w:lang w:val="en-US" w:eastAsia="zh-CN"/>
          </w:rPr>
          <w:t>1</w:t>
        </w:r>
      </w:ins>
      <w:ins w:id="2404" w:author="Administrator" w:date="2024-05-14T16:53:07Z">
        <w:r>
          <w:rPr>
            <w:rFonts w:hint="eastAsia"/>
            <w:color w:val="auto"/>
            <w:lang w:eastAsia="zh-CN"/>
          </w:rPr>
          <w:t>）</w:t>
        </w:r>
      </w:ins>
      <w:ins w:id="2405" w:author="Administrator" w:date="2024-05-14T16:53:07Z">
        <w:r>
          <w:rPr>
            <w:rFonts w:hint="default"/>
            <w:color w:val="auto"/>
          </w:rPr>
          <w:t>立柱</w:t>
        </w:r>
      </w:ins>
      <w:ins w:id="2406" w:author="Administrator" w:date="2024-05-14T16:53:07Z">
        <w:r>
          <w:rPr>
            <w:rFonts w:hint="default"/>
            <w:color w:val="auto"/>
            <w:lang w:val="en-US" w:eastAsia="zh-CN"/>
          </w:rPr>
          <w:t>面层外观良好，无明显变形、</w:t>
        </w:r>
      </w:ins>
      <w:ins w:id="2407" w:author="Administrator" w:date="2024-05-14T16:53:07Z">
        <w:r>
          <w:rPr>
            <w:rFonts w:hint="eastAsia"/>
            <w:color w:val="auto"/>
            <w:lang w:val="en-US" w:eastAsia="zh-CN"/>
          </w:rPr>
          <w:t>损坏、松动</w:t>
        </w:r>
      </w:ins>
      <w:ins w:id="2408" w:author="Administrator" w:date="2024-05-14T16:53:07Z">
        <w:r>
          <w:rPr>
            <w:rFonts w:hint="default"/>
            <w:color w:val="auto"/>
            <w:lang w:val="en-US" w:eastAsia="zh-CN"/>
          </w:rPr>
          <w:t>等缺陷</w:t>
        </w:r>
      </w:ins>
      <w:ins w:id="2409" w:author="Administrator" w:date="2024-05-14T16:53:07Z">
        <w:r>
          <w:rPr>
            <w:rFonts w:hint="default"/>
            <w:color w:val="auto"/>
          </w:rPr>
          <w:t>；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ins w:id="2410" w:author="Administrator" w:date="2024-05-14T16:53:07Z"/>
          <w:rFonts w:hint="default"/>
          <w:color w:val="auto"/>
        </w:rPr>
      </w:pPr>
      <w:ins w:id="2411" w:author="Administrator" w:date="2024-05-14T16:53:07Z">
        <w:r>
          <w:rPr>
            <w:rFonts w:hint="eastAsia"/>
            <w:color w:val="auto"/>
            <w:lang w:eastAsia="zh-CN"/>
          </w:rPr>
          <w:t>（</w:t>
        </w:r>
      </w:ins>
      <w:ins w:id="2412" w:author="Administrator" w:date="2024-05-14T16:53:07Z">
        <w:r>
          <w:rPr>
            <w:rFonts w:hint="eastAsia"/>
            <w:color w:val="auto"/>
            <w:lang w:val="en-US" w:eastAsia="zh-CN"/>
          </w:rPr>
          <w:t>2</w:t>
        </w:r>
      </w:ins>
      <w:ins w:id="2413" w:author="Administrator" w:date="2024-05-14T16:53:07Z">
        <w:r>
          <w:rPr>
            <w:rFonts w:hint="eastAsia"/>
            <w:color w:val="auto"/>
            <w:lang w:eastAsia="zh-CN"/>
          </w:rPr>
          <w:t>）</w:t>
        </w:r>
      </w:ins>
      <w:ins w:id="2414" w:author="Administrator" w:date="2024-05-14T16:53:07Z">
        <w:r>
          <w:rPr>
            <w:rFonts w:hint="default"/>
            <w:color w:val="auto"/>
          </w:rPr>
          <w:t>立柱、横梁壁厚、涂膜膜厚等符合</w:t>
        </w:r>
      </w:ins>
      <w:ins w:id="2415" w:author="Administrator" w:date="2024-05-14T16:53:07Z">
        <w:r>
          <w:rPr>
            <w:rFonts w:hint="eastAsia"/>
            <w:color w:val="auto"/>
            <w:lang w:val="en-US" w:eastAsia="zh-CN"/>
          </w:rPr>
          <w:t>规范</w:t>
        </w:r>
      </w:ins>
      <w:ins w:id="2416" w:author="Administrator" w:date="2024-05-14T16:53:07Z">
        <w:r>
          <w:rPr>
            <w:rFonts w:hint="default"/>
            <w:color w:val="auto"/>
          </w:rPr>
          <w:t>要求；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ins w:id="2417" w:author="Administrator" w:date="2024-05-15T16:42:59Z"/>
          <w:rFonts w:hint="default"/>
          <w:color w:val="auto"/>
        </w:rPr>
      </w:pPr>
      <w:ins w:id="2418" w:author="Administrator" w:date="2024-05-14T16:53:07Z">
        <w:r>
          <w:rPr>
            <w:rFonts w:hint="eastAsia"/>
            <w:color w:val="auto"/>
            <w:lang w:eastAsia="zh-CN"/>
          </w:rPr>
          <w:t>（</w:t>
        </w:r>
      </w:ins>
      <w:ins w:id="2419" w:author="Administrator" w:date="2024-05-14T16:53:07Z">
        <w:r>
          <w:rPr>
            <w:rFonts w:hint="eastAsia"/>
            <w:color w:val="auto"/>
            <w:lang w:val="en-US" w:eastAsia="zh-CN"/>
          </w:rPr>
          <w:t>3</w:t>
        </w:r>
      </w:ins>
      <w:ins w:id="2420" w:author="Administrator" w:date="2024-05-14T16:53:07Z">
        <w:r>
          <w:rPr>
            <w:rFonts w:hint="eastAsia"/>
            <w:color w:val="auto"/>
            <w:lang w:eastAsia="zh-CN"/>
          </w:rPr>
          <w:t>）</w:t>
        </w:r>
      </w:ins>
      <w:ins w:id="2421" w:author="Administrator" w:date="2024-05-14T16:53:07Z">
        <w:r>
          <w:rPr>
            <w:rFonts w:hint="eastAsia"/>
            <w:color w:val="auto"/>
            <w:lang w:val="en-US" w:eastAsia="zh-CN"/>
          </w:rPr>
          <w:t>部分横梁底部盖板有缺失现象</w:t>
        </w:r>
      </w:ins>
      <w:ins w:id="2422" w:author="Administrator" w:date="2024-05-14T16:53:07Z">
        <w:r>
          <w:rPr>
            <w:rFonts w:hint="default"/>
            <w:color w:val="auto"/>
          </w:rPr>
          <w:t>；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ind w:firstLine="480"/>
        <w:rPr>
          <w:ins w:id="2424" w:author="Administrator" w:date="2024-05-14T16:53:07Z"/>
          <w:rFonts w:hint="eastAsia" w:eastAsia="宋体"/>
          <w:color w:val="auto"/>
          <w:lang w:val="en-US" w:eastAsia="zh-CN"/>
        </w:rPr>
        <w:pPrChange w:id="2423" w:author="Administrator" w:date="2024-05-15T16:43:25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bidi w:val="0"/>
          </w:pPr>
        </w:pPrChange>
      </w:pPr>
      <w:ins w:id="2425" w:author="Administrator" w:date="2024-05-15T16:43:01Z">
        <w:r>
          <w:rPr>
            <w:rFonts w:hint="eastAsia"/>
            <w:color w:val="auto"/>
            <w:lang w:eastAsia="zh-CN"/>
          </w:rPr>
          <w:t>（</w:t>
        </w:r>
      </w:ins>
      <w:ins w:id="2426" w:author="Administrator" w:date="2024-05-15T16:43:02Z">
        <w:r>
          <w:rPr>
            <w:rFonts w:hint="eastAsia"/>
            <w:color w:val="auto"/>
            <w:lang w:val="en-US" w:eastAsia="zh-CN"/>
          </w:rPr>
          <w:t>4</w:t>
        </w:r>
      </w:ins>
      <w:ins w:id="2427" w:author="Administrator" w:date="2024-05-15T16:43:01Z">
        <w:r>
          <w:rPr>
            <w:rFonts w:hint="eastAsia"/>
            <w:color w:val="auto"/>
            <w:lang w:eastAsia="zh-CN"/>
          </w:rPr>
          <w:t>）</w:t>
        </w:r>
      </w:ins>
      <w:ins w:id="2428" w:author="Administrator" w:date="2024-05-15T16:43:04Z">
        <w:r>
          <w:rPr>
            <w:rFonts w:hint="eastAsia"/>
            <w:color w:val="auto"/>
            <w:lang w:val="en-US" w:eastAsia="zh-CN"/>
          </w:rPr>
          <w:t>四十三层西面北起第四处立柱表面有穿孔现象</w:t>
        </w:r>
      </w:ins>
      <w:ins w:id="2429" w:author="Administrator" w:date="2024-05-15T16:43:10Z">
        <w:r>
          <w:rPr>
            <w:rFonts w:hint="eastAsia"/>
            <w:color w:val="auto"/>
            <w:lang w:val="en-US" w:eastAsia="zh-CN"/>
          </w:rPr>
          <w:t>；</w:t>
        </w:r>
      </w:ins>
      <w:del w:id="2430" w:author="Administrator" w:date="2024-05-15T16:42:05Z">
        <w:r>
          <w:rPr>
            <w:rFonts w:hint="eastAsia"/>
            <w:color w:val="auto"/>
            <w:lang w:val="en-US" w:eastAsia="zh-CN"/>
          </w:rPr>
          <w:delText>立柱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ins w:id="2431" w:author="Administrator" w:date="2024-05-14T16:53:07Z"/>
          <w:rFonts w:hint="default"/>
          <w:color w:val="auto"/>
        </w:rPr>
      </w:pPr>
      <w:ins w:id="2432" w:author="Administrator" w:date="2024-05-14T16:53:07Z">
        <w:r>
          <w:rPr>
            <w:rFonts w:hint="eastAsia"/>
            <w:color w:val="auto"/>
            <w:lang w:val="en-US" w:eastAsia="zh-CN"/>
          </w:rPr>
          <w:t>7.1.2</w:t>
        </w:r>
      </w:ins>
      <w:ins w:id="2433" w:author="Administrator" w:date="2024-05-14T16:53:07Z">
        <w:r>
          <w:rPr>
            <w:rFonts w:hint="default"/>
            <w:color w:val="auto"/>
          </w:rPr>
          <w:t>玻璃面板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ins w:id="2434" w:author="Administrator" w:date="2024-05-14T16:53:07Z"/>
          <w:rFonts w:hint="default"/>
          <w:color w:val="auto"/>
        </w:rPr>
      </w:pPr>
      <w:ins w:id="2435" w:author="Administrator" w:date="2024-05-14T16:53:07Z">
        <w:r>
          <w:rPr>
            <w:rFonts w:hint="eastAsia"/>
            <w:color w:val="auto"/>
            <w:lang w:eastAsia="zh-CN"/>
          </w:rPr>
          <w:t>（</w:t>
        </w:r>
      </w:ins>
      <w:ins w:id="2436" w:author="Administrator" w:date="2024-05-14T16:53:07Z">
        <w:r>
          <w:rPr>
            <w:rFonts w:hint="eastAsia"/>
            <w:color w:val="auto"/>
            <w:lang w:val="en-US" w:eastAsia="zh-CN"/>
          </w:rPr>
          <w:t>1</w:t>
        </w:r>
      </w:ins>
      <w:ins w:id="2437" w:author="Administrator" w:date="2024-05-14T16:53:07Z">
        <w:r>
          <w:rPr>
            <w:rFonts w:hint="eastAsia"/>
            <w:color w:val="auto"/>
            <w:lang w:eastAsia="zh-CN"/>
          </w:rPr>
          <w:t>）</w:t>
        </w:r>
      </w:ins>
      <w:ins w:id="2438" w:author="Administrator" w:date="2024-05-14T16:53:07Z">
        <w:r>
          <w:rPr>
            <w:rFonts w:hint="eastAsia"/>
            <w:color w:val="auto"/>
            <w:sz w:val="24"/>
            <w:szCs w:val="24"/>
            <w:lang w:val="en-US" w:eastAsia="zh-CN"/>
          </w:rPr>
          <w:t>玻璃面板</w:t>
        </w:r>
      </w:ins>
      <w:ins w:id="2439" w:author="Administrator" w:date="2024-05-14T16:53:07Z">
        <w:r>
          <w:rPr>
            <w:rFonts w:hint="eastAsia"/>
            <w:color w:val="auto"/>
            <w:lang w:val="en-US" w:eastAsia="zh-CN"/>
          </w:rPr>
          <w:t>无</w:t>
        </w:r>
      </w:ins>
      <w:ins w:id="2440" w:author="Administrator" w:date="2024-05-14T16:53:07Z">
        <w:r>
          <w:rPr>
            <w:rFonts w:hint="default"/>
            <w:color w:val="auto"/>
          </w:rPr>
          <w:t>发霉、脱膜、变色、斑纹、膜面损伤等情况</w:t>
        </w:r>
      </w:ins>
      <w:ins w:id="2441" w:author="Administrator" w:date="2024-05-14T16:53:07Z">
        <w:r>
          <w:rPr>
            <w:rFonts w:hint="eastAsia"/>
            <w:color w:val="auto"/>
            <w:lang w:eastAsia="zh-CN"/>
          </w:rPr>
          <w:t>，中空玻璃</w:t>
        </w:r>
      </w:ins>
      <w:ins w:id="2442" w:author="Administrator" w:date="2024-05-14T16:53:07Z">
        <w:r>
          <w:rPr>
            <w:rFonts w:hint="eastAsia"/>
            <w:color w:val="auto"/>
            <w:lang w:val="en-US" w:eastAsia="zh-CN"/>
          </w:rPr>
          <w:t>无</w:t>
        </w:r>
      </w:ins>
      <w:ins w:id="2443" w:author="Administrator" w:date="2024-05-14T16:53:07Z">
        <w:r>
          <w:rPr>
            <w:rFonts w:hint="eastAsia"/>
            <w:color w:val="auto"/>
            <w:lang w:eastAsia="zh-CN"/>
          </w:rPr>
          <w:t>起雾或出现水珠</w:t>
        </w:r>
      </w:ins>
      <w:ins w:id="2444" w:author="Administrator" w:date="2024-05-14T16:53:07Z">
        <w:r>
          <w:rPr>
            <w:rFonts w:hint="eastAsia"/>
            <w:color w:val="auto"/>
            <w:lang w:val="en-US" w:eastAsia="zh-CN"/>
          </w:rPr>
          <w:t>现象</w:t>
        </w:r>
      </w:ins>
      <w:ins w:id="2445" w:author="Administrator" w:date="2024-05-14T16:53:07Z">
        <w:r>
          <w:rPr>
            <w:rFonts w:hint="default"/>
            <w:color w:val="auto"/>
          </w:rPr>
          <w:t>；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ins w:id="2446" w:author="Administrator" w:date="2024-05-14T16:53:07Z"/>
          <w:rFonts w:hint="default"/>
          <w:color w:val="auto"/>
        </w:rPr>
      </w:pPr>
      <w:ins w:id="2447" w:author="Administrator" w:date="2024-05-14T16:53:07Z">
        <w:r>
          <w:rPr>
            <w:rFonts w:hint="eastAsia"/>
            <w:color w:val="auto"/>
            <w:lang w:eastAsia="zh-CN"/>
          </w:rPr>
          <w:t>（</w:t>
        </w:r>
      </w:ins>
      <w:ins w:id="2448" w:author="Administrator" w:date="2024-05-14T16:53:07Z">
        <w:r>
          <w:rPr>
            <w:rFonts w:hint="eastAsia"/>
            <w:color w:val="auto"/>
            <w:lang w:val="en-US" w:eastAsia="zh-CN"/>
          </w:rPr>
          <w:t>2</w:t>
        </w:r>
      </w:ins>
      <w:ins w:id="2449" w:author="Administrator" w:date="2024-05-14T16:53:07Z">
        <w:r>
          <w:rPr>
            <w:rFonts w:hint="eastAsia"/>
            <w:color w:val="auto"/>
            <w:lang w:eastAsia="zh-CN"/>
          </w:rPr>
          <w:t>）</w:t>
        </w:r>
      </w:ins>
      <w:ins w:id="2450" w:author="Administrator" w:date="2024-05-14T16:53:07Z">
        <w:r>
          <w:rPr>
            <w:rFonts w:hint="default"/>
            <w:color w:val="auto"/>
          </w:rPr>
          <w:t>玻璃品种为</w:t>
        </w:r>
      </w:ins>
      <w:ins w:id="2451" w:author="Administrator" w:date="2024-05-14T16:53:07Z">
        <w:r>
          <w:rPr>
            <w:rFonts w:hint="eastAsia"/>
            <w:color w:val="auto"/>
            <w:lang w:val="en-US" w:eastAsia="zh-CN"/>
          </w:rPr>
          <w:t>钢化中空</w:t>
        </w:r>
      </w:ins>
      <w:ins w:id="2452" w:author="Administrator" w:date="2024-05-14T16:53:07Z">
        <w:r>
          <w:rPr>
            <w:rFonts w:hint="default"/>
            <w:color w:val="auto"/>
          </w:rPr>
          <w:t>玻璃，安全玻璃，满足</w:t>
        </w:r>
      </w:ins>
      <w:ins w:id="2453" w:author="Administrator" w:date="2024-05-14T16:53:07Z">
        <w:r>
          <w:rPr>
            <w:rFonts w:hint="eastAsia"/>
            <w:color w:val="auto"/>
            <w:lang w:val="en-US" w:eastAsia="zh-CN"/>
          </w:rPr>
          <w:t>规范</w:t>
        </w:r>
      </w:ins>
      <w:ins w:id="2454" w:author="Administrator" w:date="2024-05-14T16:53:07Z">
        <w:r>
          <w:rPr>
            <w:rFonts w:hint="default"/>
            <w:color w:val="auto"/>
          </w:rPr>
          <w:t xml:space="preserve">要求； 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ins w:id="2455" w:author="Administrator" w:date="2024-05-14T16:53:07Z"/>
          <w:rFonts w:hint="default"/>
          <w:color w:val="auto"/>
        </w:rPr>
      </w:pPr>
      <w:ins w:id="2456" w:author="Administrator" w:date="2024-05-14T16:53:07Z">
        <w:r>
          <w:rPr>
            <w:rFonts w:hint="eastAsia"/>
            <w:color w:val="auto"/>
            <w:lang w:eastAsia="zh-CN"/>
          </w:rPr>
          <w:t>（</w:t>
        </w:r>
      </w:ins>
      <w:ins w:id="2457" w:author="Administrator" w:date="2024-05-14T16:53:07Z">
        <w:r>
          <w:rPr>
            <w:rFonts w:hint="default"/>
            <w:color w:val="auto"/>
            <w:lang w:eastAsia="zh-CN"/>
          </w:rPr>
          <w:t>3</w:t>
        </w:r>
      </w:ins>
      <w:ins w:id="2458" w:author="Administrator" w:date="2024-05-14T16:53:07Z">
        <w:r>
          <w:rPr>
            <w:rFonts w:hint="eastAsia"/>
            <w:color w:val="auto"/>
            <w:lang w:eastAsia="zh-CN"/>
          </w:rPr>
          <w:t>）</w:t>
        </w:r>
      </w:ins>
      <w:ins w:id="2459" w:author="Administrator" w:date="2024-05-14T16:53:07Z">
        <w:r>
          <w:rPr>
            <w:rFonts w:hint="default"/>
            <w:color w:val="auto"/>
          </w:rPr>
          <w:t>玻璃厚度符合</w:t>
        </w:r>
      </w:ins>
      <w:ins w:id="2460" w:author="Administrator" w:date="2024-05-14T16:53:07Z">
        <w:r>
          <w:rPr>
            <w:rFonts w:hint="eastAsia"/>
            <w:color w:val="auto"/>
            <w:lang w:val="en-US" w:eastAsia="zh-CN"/>
          </w:rPr>
          <w:t>规范</w:t>
        </w:r>
      </w:ins>
      <w:ins w:id="2461" w:author="Administrator" w:date="2024-05-14T16:53:07Z">
        <w:r>
          <w:rPr>
            <w:rFonts w:hint="default"/>
            <w:color w:val="auto"/>
          </w:rPr>
          <w:t>要求；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ins w:id="2462" w:author="Administrator" w:date="2024-05-14T16:53:07Z"/>
          <w:rFonts w:hint="default"/>
          <w:color w:val="auto"/>
        </w:rPr>
      </w:pPr>
      <w:ins w:id="2463" w:author="Administrator" w:date="2024-05-14T16:53:07Z">
        <w:r>
          <w:rPr>
            <w:rFonts w:hint="eastAsia"/>
            <w:color w:val="auto"/>
            <w:lang w:eastAsia="zh-CN"/>
          </w:rPr>
          <w:t>（</w:t>
        </w:r>
      </w:ins>
      <w:ins w:id="2464" w:author="Administrator" w:date="2024-05-14T16:53:07Z">
        <w:r>
          <w:rPr>
            <w:rFonts w:hint="eastAsia"/>
            <w:color w:val="auto"/>
            <w:lang w:val="en-US" w:eastAsia="zh-CN"/>
          </w:rPr>
          <w:t>4</w:t>
        </w:r>
      </w:ins>
      <w:ins w:id="2465" w:author="Administrator" w:date="2024-05-14T16:53:07Z">
        <w:r>
          <w:rPr>
            <w:rFonts w:hint="eastAsia"/>
            <w:color w:val="auto"/>
            <w:lang w:eastAsia="zh-CN"/>
          </w:rPr>
          <w:t>）</w:t>
        </w:r>
      </w:ins>
      <w:ins w:id="2466" w:author="Administrator" w:date="2024-05-14T16:53:07Z">
        <w:r>
          <w:rPr>
            <w:rFonts w:hint="default"/>
            <w:color w:val="auto"/>
          </w:rPr>
          <w:t>玻璃</w:t>
        </w:r>
      </w:ins>
      <w:ins w:id="2467" w:author="Administrator" w:date="2024-05-14T16:53:07Z">
        <w:r>
          <w:rPr>
            <w:rFonts w:hint="eastAsia"/>
            <w:color w:val="auto"/>
            <w:lang w:val="en-US" w:eastAsia="zh-CN"/>
          </w:rPr>
          <w:t>连接基本</w:t>
        </w:r>
      </w:ins>
      <w:ins w:id="2468" w:author="Administrator" w:date="2024-05-14T16:53:07Z">
        <w:r>
          <w:rPr>
            <w:rFonts w:hint="default"/>
            <w:color w:val="auto"/>
          </w:rPr>
          <w:t>符合</w:t>
        </w:r>
      </w:ins>
      <w:ins w:id="2469" w:author="Administrator" w:date="2024-05-14T16:53:07Z">
        <w:r>
          <w:rPr>
            <w:rFonts w:hint="eastAsia"/>
            <w:color w:val="auto"/>
            <w:lang w:val="en-US" w:eastAsia="zh-CN"/>
          </w:rPr>
          <w:t>规范</w:t>
        </w:r>
      </w:ins>
      <w:ins w:id="2470" w:author="Administrator" w:date="2024-05-14T16:53:07Z">
        <w:r>
          <w:rPr>
            <w:rFonts w:hint="default"/>
            <w:color w:val="auto"/>
          </w:rPr>
          <w:t>要求；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ins w:id="2471" w:author="Administrator" w:date="2024-05-14T16:53:07Z"/>
          <w:rFonts w:hint="default"/>
          <w:color w:val="auto"/>
        </w:rPr>
      </w:pPr>
      <w:ins w:id="2472" w:author="Administrator" w:date="2024-05-14T16:53:07Z">
        <w:r>
          <w:rPr>
            <w:rFonts w:hint="eastAsia"/>
            <w:color w:val="auto"/>
            <w:lang w:val="en-US" w:eastAsia="zh-CN"/>
          </w:rPr>
          <w:t>7.1.3</w:t>
        </w:r>
      </w:ins>
      <w:ins w:id="2473" w:author="Administrator" w:date="2024-05-14T16:53:07Z">
        <w:r>
          <w:rPr>
            <w:rFonts w:hint="default"/>
            <w:color w:val="auto"/>
          </w:rPr>
          <w:t>密封材料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ins w:id="2474" w:author="Administrator" w:date="2024-05-14T16:53:07Z"/>
          <w:rFonts w:hint="eastAsia"/>
          <w:color w:val="auto"/>
          <w:lang w:eastAsia="zh-CN"/>
        </w:rPr>
      </w:pPr>
      <w:ins w:id="2475" w:author="Administrator" w:date="2024-05-14T16:53:07Z">
        <w:r>
          <w:rPr>
            <w:rFonts w:hint="eastAsia"/>
            <w:color w:val="auto"/>
            <w:lang w:eastAsia="zh-CN"/>
          </w:rPr>
          <w:t>（</w:t>
        </w:r>
      </w:ins>
      <w:ins w:id="2476" w:author="Administrator" w:date="2024-05-14T16:53:07Z">
        <w:r>
          <w:rPr>
            <w:rFonts w:hint="eastAsia"/>
            <w:color w:val="auto"/>
            <w:lang w:val="en-US" w:eastAsia="zh-CN"/>
          </w:rPr>
          <w:t>1</w:t>
        </w:r>
      </w:ins>
      <w:ins w:id="2477" w:author="Administrator" w:date="2024-05-14T16:53:07Z">
        <w:r>
          <w:rPr>
            <w:rFonts w:hint="eastAsia"/>
            <w:color w:val="auto"/>
            <w:lang w:eastAsia="zh-CN"/>
          </w:rPr>
          <w:t>）</w:t>
        </w:r>
      </w:ins>
      <w:ins w:id="2478" w:author="Administrator" w:date="2024-05-14T16:53:07Z">
        <w:r>
          <w:rPr>
            <w:rFonts w:hint="eastAsia"/>
            <w:color w:val="auto"/>
            <w:lang w:val="en-US" w:eastAsia="zh-CN"/>
          </w:rPr>
          <w:t>密封材料</w:t>
        </w:r>
      </w:ins>
      <w:ins w:id="2479" w:author="Administrator" w:date="2024-05-14T16:53:07Z">
        <w:r>
          <w:rPr>
            <w:rFonts w:hint="default"/>
            <w:color w:val="auto"/>
            <w:lang w:val="en-US" w:eastAsia="zh-CN"/>
          </w:rPr>
          <w:t>未发现</w:t>
        </w:r>
      </w:ins>
      <w:ins w:id="2480" w:author="Administrator" w:date="2024-05-14T16:53:07Z">
        <w:r>
          <w:rPr>
            <w:rFonts w:hint="default"/>
            <w:color w:val="auto"/>
          </w:rPr>
          <w:t>有开裂、起泡、软化发黏、粉化、脱胶、变色、褪色和化学析出物等现象；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ins w:id="2481" w:author="Administrator" w:date="2024-05-14T16:53:07Z"/>
          <w:rFonts w:hint="default"/>
          <w:color w:val="auto"/>
        </w:rPr>
      </w:pPr>
      <w:ins w:id="2482" w:author="Administrator" w:date="2024-05-14T16:53:07Z">
        <w:r>
          <w:rPr>
            <w:rFonts w:hint="eastAsia"/>
            <w:color w:val="auto"/>
            <w:lang w:eastAsia="zh-CN"/>
          </w:rPr>
          <w:t>（</w:t>
        </w:r>
      </w:ins>
      <w:ins w:id="2483" w:author="Administrator" w:date="2024-05-14T16:53:07Z">
        <w:r>
          <w:rPr>
            <w:rFonts w:hint="eastAsia"/>
            <w:color w:val="auto"/>
            <w:lang w:val="en-US" w:eastAsia="zh-CN"/>
          </w:rPr>
          <w:t>2</w:t>
        </w:r>
      </w:ins>
      <w:ins w:id="2484" w:author="Administrator" w:date="2024-05-14T16:53:07Z">
        <w:r>
          <w:rPr>
            <w:rFonts w:hint="eastAsia"/>
            <w:color w:val="auto"/>
            <w:lang w:eastAsia="zh-CN"/>
          </w:rPr>
          <w:t>）</w:t>
        </w:r>
      </w:ins>
      <w:ins w:id="2485" w:author="Administrator" w:date="2024-05-14T16:53:07Z">
        <w:r>
          <w:rPr>
            <w:rFonts w:hint="eastAsia"/>
            <w:color w:val="auto"/>
            <w:lang w:val="en-US" w:eastAsia="zh-CN"/>
          </w:rPr>
          <w:t>密封材料</w:t>
        </w:r>
      </w:ins>
      <w:ins w:id="2486" w:author="Administrator" w:date="2024-05-14T16:53:07Z">
        <w:r>
          <w:rPr>
            <w:rFonts w:hint="default"/>
            <w:color w:val="auto"/>
          </w:rPr>
          <w:t>的粘结厚度、宽度符合规范要求；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ins w:id="2487" w:author="Administrator" w:date="2024-05-14T16:53:07Z"/>
          <w:rFonts w:hint="default"/>
          <w:color w:val="auto"/>
        </w:rPr>
      </w:pPr>
      <w:ins w:id="2488" w:author="Administrator" w:date="2024-05-14T16:53:07Z">
        <w:r>
          <w:rPr>
            <w:rFonts w:hint="eastAsia"/>
            <w:color w:val="auto"/>
            <w:lang w:val="en-US" w:eastAsia="zh-CN"/>
          </w:rPr>
          <w:t>7.1.4开启窗及其配件</w:t>
        </w:r>
      </w:ins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bidi w:val="0"/>
        <w:ind w:left="80" w:leftChars="0" w:firstLineChars="0"/>
        <w:rPr>
          <w:ins w:id="2489" w:author="Administrator" w:date="2024-05-14T16:53:07Z"/>
          <w:rFonts w:hint="default"/>
          <w:color w:val="auto"/>
          <w:lang w:val="en-US" w:eastAsia="zh-CN"/>
        </w:rPr>
      </w:pPr>
      <w:ins w:id="2490" w:author="Administrator" w:date="2024-05-14T16:53:07Z">
        <w:r>
          <w:rPr>
            <w:rFonts w:hint="eastAsia"/>
            <w:color w:val="auto"/>
            <w:lang w:val="en-US" w:eastAsia="zh-CN"/>
          </w:rPr>
          <w:t>开启窗外形平正、无下坠变形，启闭顺畅；</w:t>
        </w:r>
      </w:ins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bidi w:val="0"/>
        <w:ind w:left="80" w:leftChars="0" w:firstLineChars="0"/>
        <w:rPr>
          <w:ins w:id="2491" w:author="Administrator" w:date="2024-05-14T16:53:07Z"/>
          <w:rFonts w:hint="default"/>
          <w:color w:val="auto"/>
          <w:lang w:val="en-US" w:eastAsia="zh-CN"/>
        </w:rPr>
      </w:pPr>
      <w:ins w:id="2492" w:author="Administrator" w:date="2024-05-14T16:53:07Z">
        <w:r>
          <w:rPr>
            <w:rFonts w:hint="eastAsia"/>
            <w:color w:val="auto"/>
            <w:lang w:val="en-US" w:eastAsia="zh-CN"/>
          </w:rPr>
          <w:t>开启窗开窗器、密封件、五金配件完好；</w:t>
        </w:r>
      </w:ins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bidi w:val="0"/>
        <w:ind w:left="80" w:firstLineChars="0"/>
        <w:rPr>
          <w:rFonts w:hint="default"/>
          <w:color w:val="auto"/>
        </w:rPr>
      </w:pPr>
      <w:ins w:id="2493" w:author="Administrator" w:date="2024-05-14T16:53:07Z">
        <w:r>
          <w:rPr>
            <w:rFonts w:hint="eastAsia"/>
            <w:color w:val="auto"/>
            <w:lang w:val="en-US" w:eastAsia="zh-CN"/>
          </w:rPr>
          <w:t>开启窗的密封情况良好，使用功能正常</w:t>
        </w:r>
      </w:ins>
      <w:ins w:id="2494" w:author="Administrator" w:date="2024-05-14T16:53:07Z">
        <w:r>
          <w:rPr>
            <w:rFonts w:hint="default"/>
            <w:color w:val="auto"/>
          </w:rPr>
          <w:t>；</w:t>
        </w:r>
      </w:ins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bidi w:val="0"/>
        <w:ind w:left="80" w:firstLineChars="0"/>
        <w:rPr>
          <w:ins w:id="2495" w:author="Administrator" w:date="2024-05-14T16:53:07Z"/>
          <w:rFonts w:hint="default"/>
          <w:color w:val="auto"/>
        </w:rPr>
      </w:pPr>
      <w:ins w:id="2496" w:author="Administrator" w:date="2024-05-15T16:41:33Z">
        <w:r>
          <w:rPr>
            <w:rFonts w:hint="eastAsia"/>
            <w:color w:val="auto"/>
            <w:lang w:val="en-US" w:eastAsia="zh-CN"/>
          </w:rPr>
          <w:t>二层南面西起第二处开启窗启闭不顺畅，南面西起第十二处开启窗启闭不顺畅；三层南面东起第二处开启窗启闭不顺畅，粤财金融服务中心房间南面东起第一处开启窗启闭不顺畅，业务三部东面南起第一处开启窗无法闭合；三十九层西面南起第一、二、三、四处开启窗无法正常启闭，西面北起第一处开启窗人为固定无法开启，北面西起第一处开启窗无法开启，南面西起第三处开启窗无法开启，南面西起第四处开启窗关闭不严，副总经理室前厅西起第一处开启窗无法开启；四十层南面西起第五处开启窗无法开启；四十四层西面北起第二处开启窗疑似无法正常启闭；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ins w:id="2497" w:author="Administrator" w:date="2024-05-14T16:53:07Z"/>
          <w:rFonts w:hint="eastAsia"/>
          <w:color w:val="auto"/>
          <w:lang w:val="en-US" w:eastAsia="zh-CN"/>
        </w:rPr>
      </w:pPr>
      <w:ins w:id="2498" w:author="Administrator" w:date="2024-05-14T16:53:07Z">
        <w:r>
          <w:rPr>
            <w:rFonts w:hint="eastAsia"/>
            <w:color w:val="auto"/>
            <w:lang w:val="en-US" w:eastAsia="zh-CN"/>
          </w:rPr>
          <w:t>7.1.5防雨防水性能</w:t>
        </w:r>
      </w:ins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bidi w:val="0"/>
        <w:rPr>
          <w:ins w:id="2499" w:author="Administrator" w:date="2024-05-14T16:53:07Z"/>
          <w:rFonts w:hint="eastAsia"/>
          <w:color w:val="auto"/>
          <w:lang w:val="en-US" w:eastAsia="zh-CN"/>
        </w:rPr>
      </w:pPr>
      <w:ins w:id="2500" w:author="Administrator" w:date="2024-05-14T16:53:07Z">
        <w:r>
          <w:rPr>
            <w:rFonts w:hint="eastAsia"/>
            <w:color w:val="auto"/>
            <w:lang w:val="en-US" w:eastAsia="zh-CN"/>
          </w:rPr>
          <w:t>幕墙防水构造节点基本完好；</w:t>
        </w:r>
      </w:ins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bidi w:val="0"/>
        <w:rPr>
          <w:ins w:id="2501" w:author="Administrator" w:date="2024-05-14T16:53:07Z"/>
          <w:rFonts w:hint="default"/>
          <w:color w:val="auto"/>
        </w:rPr>
      </w:pPr>
      <w:ins w:id="2502" w:author="Administrator" w:date="2024-05-14T16:53:07Z">
        <w:r>
          <w:rPr>
            <w:rFonts w:hint="eastAsia"/>
            <w:color w:val="auto"/>
            <w:lang w:val="en-US" w:eastAsia="zh-CN"/>
          </w:rPr>
          <w:t>幕墙未发现雨水渗漏现象</w:t>
        </w:r>
      </w:ins>
      <w:ins w:id="2503" w:author="Administrator" w:date="2024-05-14T16:53:07Z">
        <w:r>
          <w:rPr>
            <w:rFonts w:hint="default"/>
            <w:color w:val="auto"/>
          </w:rPr>
          <w:t>；</w:t>
        </w:r>
      </w:ins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ind w:firstLine="240" w:firstLineChars="100"/>
        <w:outlineLvl w:val="1"/>
        <w:rPr>
          <w:ins w:id="2504" w:author="Administrator" w:date="2024-05-14T16:53:07Z"/>
          <w:rFonts w:hint="default"/>
          <w:color w:val="auto"/>
        </w:rPr>
      </w:pPr>
      <w:ins w:id="2505" w:author="Administrator" w:date="2024-05-14T16:53:07Z">
        <w:bookmarkStart w:id="45" w:name="_Toc26294"/>
        <w:r>
          <w:rPr>
            <w:rFonts w:hint="eastAsia"/>
            <w:color w:val="auto"/>
            <w:lang w:val="en-US" w:eastAsia="zh-CN"/>
          </w:rPr>
          <w:t>7.2</w:t>
        </w:r>
      </w:ins>
      <w:ins w:id="2506" w:author="Administrator" w:date="2024-05-14T16:53:07Z">
        <w:r>
          <w:rPr>
            <w:rFonts w:hint="default"/>
            <w:color w:val="auto"/>
          </w:rPr>
          <w:t>玻璃幕墙结构构造</w:t>
        </w:r>
        <w:bookmarkEnd w:id="45"/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jc w:val="both"/>
        <w:rPr>
          <w:ins w:id="2507" w:author="Administrator" w:date="2024-05-14T16:53:07Z"/>
          <w:rFonts w:hint="eastAsia"/>
          <w:lang w:val="en-US" w:eastAsia="zh-CN"/>
        </w:rPr>
      </w:pPr>
      <w:ins w:id="2508" w:author="Administrator" w:date="2024-05-14T16:53:07Z">
        <w:r>
          <w:rPr>
            <w:rFonts w:hint="eastAsia"/>
            <w:color w:val="auto"/>
            <w:lang w:val="en-US" w:eastAsia="zh-CN"/>
          </w:rPr>
          <w:t>7.2.1</w:t>
        </w:r>
      </w:ins>
      <w:ins w:id="2509" w:author="Administrator" w:date="2024-05-14T16:53:07Z">
        <w:r>
          <w:rPr>
            <w:rFonts w:hint="default"/>
          </w:rPr>
          <w:t>幕墙与主体结构由两端分别固定在预埋件和角</w:t>
        </w:r>
      </w:ins>
      <w:ins w:id="2510" w:author="Administrator" w:date="2024-05-14T16:53:07Z">
        <w:r>
          <w:rPr>
            <w:rFonts w:hint="eastAsia"/>
            <w:lang w:val="en-US" w:eastAsia="zh-CN"/>
          </w:rPr>
          <w:t>码</w:t>
        </w:r>
      </w:ins>
      <w:ins w:id="2511" w:author="Administrator" w:date="2024-05-14T16:53:07Z">
        <w:r>
          <w:rPr>
            <w:rFonts w:hint="default"/>
          </w:rPr>
          <w:t>上的</w:t>
        </w:r>
      </w:ins>
      <w:ins w:id="2512" w:author="Administrator" w:date="2024-05-14T16:53:07Z">
        <w:r>
          <w:rPr>
            <w:rFonts w:hint="default"/>
            <w:lang w:val="en-US" w:eastAsia="zh-CN"/>
          </w:rPr>
          <w:t>不锈钢</w:t>
        </w:r>
      </w:ins>
      <w:ins w:id="2513" w:author="Administrator" w:date="2024-05-14T16:53:07Z">
        <w:r>
          <w:rPr>
            <w:rFonts w:hint="default"/>
          </w:rPr>
          <w:t>螺栓连接，螺栓安装牢固无松动；</w:t>
        </w:r>
      </w:ins>
      <w:ins w:id="2514" w:author="Administrator" w:date="2024-05-14T16:53:07Z">
        <w:r>
          <w:rPr>
            <w:rFonts w:hint="eastAsia"/>
            <w:lang w:val="en-US" w:eastAsia="zh-CN"/>
          </w:rPr>
          <w:t>角码</w:t>
        </w:r>
      </w:ins>
      <w:ins w:id="2515" w:author="Administrator" w:date="2024-05-14T16:53:07Z">
        <w:r>
          <w:rPr>
            <w:rFonts w:hint="default"/>
          </w:rPr>
          <w:t>与立柱由</w:t>
        </w:r>
      </w:ins>
      <w:ins w:id="2516" w:author="Administrator" w:date="2024-05-14T16:53:07Z">
        <w:r>
          <w:rPr>
            <w:rFonts w:hint="default"/>
            <w:lang w:val="en-US" w:eastAsia="zh-CN"/>
          </w:rPr>
          <w:t>不锈钢</w:t>
        </w:r>
      </w:ins>
      <w:ins w:id="2517" w:author="Administrator" w:date="2024-05-14T16:53:07Z">
        <w:r>
          <w:rPr>
            <w:rFonts w:hint="default"/>
          </w:rPr>
          <w:t>螺栓连接</w:t>
        </w:r>
      </w:ins>
      <w:ins w:id="2518" w:author="Administrator" w:date="2024-05-14T16:53:07Z">
        <w:r>
          <w:rPr>
            <w:rFonts w:hint="eastAsia"/>
            <w:lang w:eastAsia="zh-CN"/>
          </w:rPr>
          <w:t>，</w:t>
        </w:r>
      </w:ins>
      <w:ins w:id="2519" w:author="Administrator" w:date="2024-05-14T16:53:07Z">
        <w:r>
          <w:rPr>
            <w:rFonts w:hint="eastAsia"/>
            <w:lang w:val="en-US" w:eastAsia="zh-CN"/>
          </w:rPr>
          <w:t>螺栓安装牢固、无松动、锈蚀等损坏现象。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ins w:id="2520" w:author="Administrator" w:date="2024-05-14T16:53:07Z"/>
          <w:rFonts w:hint="default" w:ascii="Times New Roman" w:hAnsi="Times New Roman" w:eastAsia="宋体" w:cs="Times New Roman"/>
          <w:color w:val="auto"/>
        </w:rPr>
      </w:pPr>
      <w:ins w:id="2521" w:author="Administrator" w:date="2024-05-14T16:53:07Z">
        <w:r>
          <w:rPr>
            <w:rFonts w:hint="eastAsia" w:cs="Times New Roman"/>
            <w:color w:val="auto"/>
            <w:lang w:val="en-US" w:eastAsia="zh-CN"/>
          </w:rPr>
          <w:t>7</w:t>
        </w:r>
      </w:ins>
      <w:ins w:id="2522" w:author="Administrator" w:date="2024-05-14T16:53:07Z">
        <w:r>
          <w:rPr>
            <w:rFonts w:hint="default" w:ascii="Times New Roman" w:hAnsi="Times New Roman" w:eastAsia="宋体" w:cs="Times New Roman"/>
            <w:color w:val="auto"/>
            <w:lang w:val="en-US" w:eastAsia="zh-CN"/>
          </w:rPr>
          <w:t>.2.2</w:t>
        </w:r>
      </w:ins>
      <w:ins w:id="2523" w:author="Administrator" w:date="2024-05-14T16:53:07Z">
        <w:r>
          <w:rPr/>
          <w:t>幕墙顶部构造是通过</w:t>
        </w:r>
      </w:ins>
      <w:ins w:id="2524" w:author="Administrator" w:date="2024-05-14T16:53:07Z">
        <w:r>
          <w:rPr>
            <w:rFonts w:hint="eastAsia"/>
            <w:lang w:val="en-US" w:eastAsia="zh-CN"/>
          </w:rPr>
          <w:t>不锈钢</w:t>
        </w:r>
      </w:ins>
      <w:ins w:id="2525" w:author="Administrator" w:date="2024-05-14T16:53:07Z">
        <w:r>
          <w:rPr/>
          <w:t>螺栓将立柱同主体结构中板内预埋件连接，螺栓安装牢固无松动，</w:t>
        </w:r>
      </w:ins>
      <w:ins w:id="2526" w:author="Administrator" w:date="2024-05-14T16:53:07Z">
        <w:r>
          <w:rPr>
            <w:highlight w:val="none"/>
          </w:rPr>
          <w:t>密封胶注胶较严密平顺，粘结较牢靠，无渗漏现象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jc w:val="both"/>
        <w:rPr>
          <w:ins w:id="2527" w:author="Administrator" w:date="2024-05-14T16:53:07Z"/>
          <w:rFonts w:hint="default" w:ascii="Times New Roman" w:hAnsi="Times New Roman" w:eastAsia="宋体" w:cs="Times New Roman"/>
          <w:color w:val="auto"/>
        </w:rPr>
      </w:pPr>
      <w:ins w:id="2528" w:author="Administrator" w:date="2024-05-14T16:53:07Z">
        <w:r>
          <w:rPr>
            <w:rFonts w:hint="eastAsia"/>
            <w:highlight w:val="none"/>
            <w:lang w:val="en-US" w:eastAsia="zh-CN"/>
          </w:rPr>
          <w:t>7.2.3</w:t>
        </w:r>
      </w:ins>
      <w:ins w:id="2529" w:author="Administrator" w:date="2024-05-14T16:53:07Z">
        <w:r>
          <w:rPr>
            <w:highlight w:val="none"/>
          </w:rPr>
          <w:t>立柱、底部横梁及幕墙面板与主体结构之间设有伸缩空隙；密封胶平顺牢靠</w:t>
        </w:r>
      </w:ins>
      <w:ins w:id="2530" w:author="Administrator" w:date="2024-05-14T16:53:07Z">
        <w:r>
          <w:rPr>
            <w:rFonts w:hint="eastAsia"/>
            <w:highlight w:val="none"/>
            <w:lang w:eastAsia="zh-CN"/>
          </w:rPr>
          <w:t>；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ins w:id="2531" w:author="Administrator" w:date="2024-05-14T16:53:07Z"/>
          <w:rFonts w:hint="default" w:ascii="Times New Roman" w:hAnsi="Times New Roman" w:eastAsia="宋体" w:cs="Times New Roman"/>
          <w:color w:val="auto"/>
        </w:rPr>
      </w:pPr>
      <w:ins w:id="2532" w:author="Administrator" w:date="2024-05-14T16:53:07Z">
        <w:r>
          <w:rPr>
            <w:rFonts w:hint="eastAsia" w:cs="Times New Roman"/>
            <w:color w:val="auto"/>
            <w:lang w:val="en-US" w:eastAsia="zh-CN"/>
          </w:rPr>
          <w:t>7</w:t>
        </w:r>
      </w:ins>
      <w:ins w:id="2533" w:author="Administrator" w:date="2024-05-14T16:53:07Z">
        <w:r>
          <w:rPr>
            <w:rFonts w:hint="default" w:ascii="Times New Roman" w:hAnsi="Times New Roman" w:eastAsia="宋体" w:cs="Times New Roman"/>
            <w:color w:val="auto"/>
            <w:lang w:val="en-US" w:eastAsia="zh-CN"/>
          </w:rPr>
          <w:t>.2.3</w:t>
        </w:r>
      </w:ins>
      <w:ins w:id="2534" w:author="Administrator" w:date="2024-05-14T16:53:07Z">
        <w:r>
          <w:rPr>
            <w:rFonts w:hint="default" w:ascii="Times New Roman" w:hAnsi="Times New Roman" w:eastAsia="宋体" w:cs="Times New Roman"/>
            <w:color w:val="auto"/>
          </w:rPr>
          <w:t>立柱与横梁的连接</w:t>
        </w:r>
      </w:ins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bidi w:val="0"/>
        <w:rPr>
          <w:ins w:id="2535" w:author="Administrator" w:date="2024-05-14T16:53:07Z"/>
          <w:rFonts w:hint="default" w:ascii="Times New Roman" w:hAnsi="Times New Roman" w:eastAsia="宋体" w:cs="Times New Roman"/>
          <w:color w:val="auto"/>
        </w:rPr>
      </w:pPr>
      <w:ins w:id="2536" w:author="Administrator" w:date="2024-05-14T16:53:07Z">
        <w:r>
          <w:rPr>
            <w:rFonts w:hint="default" w:ascii="Times New Roman" w:hAnsi="Times New Roman" w:eastAsia="宋体" w:cs="Times New Roman"/>
            <w:color w:val="auto"/>
          </w:rPr>
          <w:t>立柱、横梁连接螺栓牢固无松动，构造方式</w:t>
        </w:r>
      </w:ins>
      <w:ins w:id="2537" w:author="Administrator" w:date="2024-05-14T16:53:07Z">
        <w:r>
          <w:rPr>
            <w:rFonts w:hint="eastAsia" w:cs="Times New Roman"/>
            <w:color w:val="auto"/>
            <w:lang w:val="en-US" w:eastAsia="zh-CN"/>
          </w:rPr>
          <w:t>基本</w:t>
        </w:r>
      </w:ins>
      <w:ins w:id="2538" w:author="Administrator" w:date="2024-05-14T16:53:07Z">
        <w:r>
          <w:rPr>
            <w:rFonts w:hint="default" w:ascii="Times New Roman" w:hAnsi="Times New Roman" w:eastAsia="宋体" w:cs="Times New Roman"/>
            <w:color w:val="auto"/>
          </w:rPr>
          <w:t>符合</w:t>
        </w:r>
      </w:ins>
      <w:ins w:id="2539" w:author="Administrator" w:date="2024-05-14T16:53:07Z">
        <w:r>
          <w:rPr>
            <w:rFonts w:hint="eastAsia"/>
            <w:color w:val="auto"/>
            <w:lang w:val="en-US" w:eastAsia="zh-CN"/>
          </w:rPr>
          <w:t>规范</w:t>
        </w:r>
      </w:ins>
      <w:ins w:id="2540" w:author="Administrator" w:date="2024-05-14T16:53:07Z">
        <w:r>
          <w:rPr>
            <w:rFonts w:hint="default" w:ascii="Times New Roman" w:hAnsi="Times New Roman" w:eastAsia="宋体" w:cs="Times New Roman"/>
            <w:color w:val="auto"/>
          </w:rPr>
          <w:t>要求；</w:t>
        </w:r>
      </w:ins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ind w:firstLine="240" w:firstLineChars="100"/>
        <w:outlineLvl w:val="1"/>
        <w:rPr>
          <w:ins w:id="2541" w:author="Administrator" w:date="2024-05-14T16:53:07Z"/>
          <w:rFonts w:hint="default"/>
          <w:lang w:val="en-US" w:eastAsia="zh-CN"/>
        </w:rPr>
      </w:pPr>
      <w:ins w:id="2542" w:author="Administrator" w:date="2024-05-14T16:53:07Z">
        <w:bookmarkStart w:id="46" w:name="_Toc516"/>
        <w:bookmarkStart w:id="47" w:name="_Toc17363"/>
        <w:r>
          <w:rPr>
            <w:rFonts w:hint="eastAsia"/>
            <w:lang w:val="en-US" w:eastAsia="zh-CN"/>
          </w:rPr>
          <w:t xml:space="preserve">7.3 </w:t>
        </w:r>
      </w:ins>
      <w:ins w:id="2543" w:author="Administrator" w:date="2024-05-14T16:53:07Z">
        <w:r>
          <w:rPr>
            <w:rFonts w:hint="default"/>
            <w:lang w:val="en-US" w:eastAsia="zh-CN"/>
          </w:rPr>
          <w:t>玻璃幕墙承载能力</w:t>
        </w:r>
        <w:bookmarkEnd w:id="46"/>
        <w:bookmarkEnd w:id="47"/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480" w:firstLineChars="200"/>
        <w:textAlignment w:val="auto"/>
        <w:outlineLvl w:val="9"/>
        <w:rPr>
          <w:ins w:id="2544" w:author="Administrator" w:date="2024-05-14T16:53:07Z"/>
          <w:rFonts w:hint="eastAsia"/>
          <w:lang w:val="en-US" w:eastAsia="zh-CN"/>
        </w:rPr>
      </w:pPr>
      <w:ins w:id="2545" w:author="Administrator" w:date="2024-05-14T16:53:07Z">
        <w:bookmarkStart w:id="48" w:name="_Toc26164"/>
        <w:r>
          <w:rPr>
            <w:rFonts w:hint="eastAsia"/>
            <w:lang w:val="en-US" w:eastAsia="zh-CN"/>
          </w:rPr>
          <w:t>对于支承构件及连接，</w:t>
        </w:r>
      </w:ins>
      <w:ins w:id="2546" w:author="Administrator" w:date="2024-05-14T16:53:07Z">
        <w:r>
          <w:rPr>
            <w:rFonts w:hint="default"/>
            <w:lang w:val="en-US" w:eastAsia="zh-CN"/>
          </w:rPr>
          <w:t>根据相关规范，进行</w:t>
        </w:r>
      </w:ins>
      <w:ins w:id="2547" w:author="Administrator" w:date="2024-05-14T16:53:07Z">
        <w:r>
          <w:rPr>
            <w:rFonts w:hint="eastAsia"/>
            <w:lang w:val="en-US" w:eastAsia="zh-CN"/>
          </w:rPr>
          <w:t>承载力</w:t>
        </w:r>
      </w:ins>
      <w:ins w:id="2548" w:author="Administrator" w:date="2024-05-14T16:53:07Z">
        <w:r>
          <w:rPr>
            <w:rFonts w:hint="default"/>
            <w:lang w:val="en-US" w:eastAsia="zh-CN"/>
          </w:rPr>
          <w:t>和最大挠度验算，验算结果显示</w:t>
        </w:r>
      </w:ins>
      <w:ins w:id="2549" w:author="Administrator" w:date="2024-05-14T16:53:07Z">
        <w:r>
          <w:rPr>
            <w:rFonts w:hint="eastAsia"/>
            <w:lang w:val="en-US" w:eastAsia="zh-CN"/>
          </w:rPr>
          <w:t>支承构件及连接</w:t>
        </w:r>
      </w:ins>
      <w:ins w:id="2550" w:author="Administrator" w:date="2024-05-14T16:53:07Z">
        <w:r>
          <w:rPr>
            <w:rFonts w:hint="default"/>
            <w:lang w:val="en-US" w:eastAsia="zh-CN"/>
          </w:rPr>
          <w:t>强度满足要求，最大挠度满足要求；对于面板</w:t>
        </w:r>
      </w:ins>
      <w:ins w:id="2551" w:author="Administrator" w:date="2024-05-14T16:53:07Z">
        <w:r>
          <w:rPr>
            <w:rFonts w:hint="eastAsia"/>
            <w:lang w:val="en-US" w:eastAsia="zh-CN"/>
          </w:rPr>
          <w:t>构件及连接</w:t>
        </w:r>
      </w:ins>
      <w:ins w:id="2552" w:author="Administrator" w:date="2024-05-14T16:53:07Z">
        <w:r>
          <w:rPr>
            <w:rFonts w:hint="default"/>
            <w:lang w:val="en-US" w:eastAsia="zh-CN"/>
          </w:rPr>
          <w:t>，根据相关规范，进行</w:t>
        </w:r>
      </w:ins>
      <w:ins w:id="2553" w:author="Administrator" w:date="2024-05-14T16:53:07Z">
        <w:r>
          <w:rPr>
            <w:rFonts w:hint="eastAsia"/>
            <w:lang w:val="en-US" w:eastAsia="zh-CN"/>
          </w:rPr>
          <w:t>承载力</w:t>
        </w:r>
      </w:ins>
      <w:ins w:id="2554" w:author="Administrator" w:date="2024-05-14T16:53:07Z">
        <w:r>
          <w:rPr>
            <w:rFonts w:hint="default"/>
            <w:lang w:val="en-US" w:eastAsia="zh-CN"/>
          </w:rPr>
          <w:t>和最大挠度验算，验算结果显示面板</w:t>
        </w:r>
      </w:ins>
      <w:ins w:id="2555" w:author="Administrator" w:date="2024-05-14T16:53:07Z">
        <w:r>
          <w:rPr>
            <w:rFonts w:hint="eastAsia"/>
            <w:lang w:val="en-US" w:eastAsia="zh-CN"/>
          </w:rPr>
          <w:t>构件及连接</w:t>
        </w:r>
      </w:ins>
      <w:ins w:id="2556" w:author="Administrator" w:date="2024-05-14T16:53:07Z">
        <w:r>
          <w:rPr>
            <w:rFonts w:hint="default"/>
            <w:lang w:val="en-US" w:eastAsia="zh-CN"/>
          </w:rPr>
          <w:t>强度满足要求，最大挠度满足要求；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480" w:firstLineChars="200"/>
        <w:textAlignment w:val="auto"/>
        <w:outlineLvl w:val="9"/>
        <w:rPr>
          <w:ins w:id="2557" w:author="Administrator" w:date="2024-05-14T16:53:07Z"/>
        </w:rPr>
      </w:pPr>
      <w:ins w:id="2558" w:author="Administrator" w:date="2024-05-14T16:53:07Z">
        <w:r>
          <w:rPr>
            <w:rFonts w:hint="eastAsia"/>
            <w:lang w:val="en-US" w:eastAsia="zh-CN"/>
          </w:rPr>
          <w:t>7.7 鉴定评级</w:t>
        </w:r>
        <w:bookmarkEnd w:id="48"/>
      </w:ins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bidi w:val="0"/>
        <w:ind w:leftChars="0" w:firstLine="480" w:firstLineChars="200"/>
        <w:rPr>
          <w:ins w:id="2559" w:author="Administrator" w:date="2024-05-14T16:53:07Z"/>
          <w:rFonts w:hint="eastAsia" w:ascii="Times New Roman" w:hAnsi="Times New Roman" w:eastAsia="宋体" w:cs="Times New Roman"/>
          <w:b w:val="0"/>
          <w:bCs/>
          <w:color w:val="000000"/>
          <w:kern w:val="0"/>
          <w:sz w:val="24"/>
          <w:szCs w:val="24"/>
          <w:highlight w:val="none"/>
          <w:lang w:val="en-US" w:eastAsia="zh-CN" w:bidi="ar-SA"/>
        </w:rPr>
      </w:pPr>
      <w:ins w:id="2560" w:author="Administrator" w:date="2024-05-14T16:53:07Z">
        <w:r>
          <w:rPr>
            <w:rFonts w:hint="eastAsia" w:ascii="Times New Roman" w:hAnsi="Times New Roman" w:eastAsia="宋体" w:cs="Times New Roman"/>
            <w:b w:val="0"/>
            <w:bCs/>
            <w:color w:val="000000"/>
            <w:kern w:val="0"/>
            <w:sz w:val="24"/>
            <w:szCs w:val="24"/>
            <w:highlight w:val="none"/>
            <w:lang w:val="en-US" w:eastAsia="zh-CN" w:bidi="ar-SA"/>
          </w:rPr>
          <w:t>根据检查</w:t>
        </w:r>
      </w:ins>
      <w:ins w:id="2561" w:author="Administrator" w:date="2024-05-14T16:53:07Z">
        <w:r>
          <w:rPr>
            <w:rFonts w:hint="eastAsia" w:ascii="Times New Roman" w:hAnsi="Times New Roman" w:cs="Times New Roman"/>
            <w:b w:val="0"/>
            <w:bCs/>
            <w:color w:val="000000"/>
            <w:kern w:val="0"/>
            <w:sz w:val="24"/>
            <w:szCs w:val="24"/>
            <w:highlight w:val="none"/>
            <w:lang w:val="en-US" w:eastAsia="zh-CN" w:bidi="ar-SA"/>
          </w:rPr>
          <w:t>检测</w:t>
        </w:r>
      </w:ins>
      <w:ins w:id="2562" w:author="Administrator" w:date="2024-05-14T16:53:07Z">
        <w:r>
          <w:rPr>
            <w:rFonts w:hint="eastAsia" w:ascii="Times New Roman" w:hAnsi="Times New Roman" w:eastAsia="宋体" w:cs="Times New Roman"/>
            <w:b w:val="0"/>
            <w:bCs/>
            <w:color w:val="000000"/>
            <w:kern w:val="0"/>
            <w:sz w:val="24"/>
            <w:szCs w:val="24"/>
            <w:highlight w:val="none"/>
            <w:lang w:val="en-US" w:eastAsia="zh-CN" w:bidi="ar-SA"/>
          </w:rPr>
          <w:t>和验算结果，</w:t>
        </w:r>
      </w:ins>
      <w:ins w:id="2563" w:author="Administrator" w:date="2024-05-14T16:53:07Z">
        <w:r>
          <w:rPr>
            <w:rFonts w:hint="eastAsia" w:cs="Times New Roman"/>
            <w:b w:val="0"/>
            <w:bCs/>
            <w:color w:val="000000"/>
            <w:kern w:val="0"/>
            <w:sz w:val="24"/>
            <w:szCs w:val="24"/>
            <w:highlight w:val="none"/>
            <w:lang w:val="en-US" w:eastAsia="zh-CN" w:bidi="ar-SA"/>
          </w:rPr>
          <w:t>参照</w:t>
        </w:r>
      </w:ins>
      <w:ins w:id="2564" w:author="Administrator" w:date="2024-05-14T16:53:07Z">
        <w:r>
          <w:rPr>
            <w:rFonts w:hint="eastAsia" w:ascii="Times New Roman" w:hAnsi="Times New Roman" w:cs="Times New Roman"/>
            <w:b w:val="0"/>
            <w:bCs/>
            <w:color w:val="000000"/>
            <w:kern w:val="0"/>
            <w:szCs w:val="24"/>
            <w:highlight w:val="none"/>
          </w:rPr>
          <w:t>《建筑幕墙可靠性鉴定技术规程》</w:t>
        </w:r>
      </w:ins>
      <w:ins w:id="2565" w:author="Administrator" w:date="2024-05-14T16:53:07Z">
        <w:r>
          <w:rPr>
            <w:rFonts w:hint="eastAsia" w:cs="Times New Roman"/>
            <w:b w:val="0"/>
            <w:bCs/>
            <w:color w:val="000000"/>
            <w:kern w:val="0"/>
            <w:szCs w:val="24"/>
            <w:highlight w:val="none"/>
            <w:lang w:eastAsia="zh-CN"/>
          </w:rPr>
          <w:t>（</w:t>
        </w:r>
      </w:ins>
      <w:ins w:id="2566" w:author="Administrator" w:date="2024-05-14T16:53:07Z">
        <w:r>
          <w:rPr>
            <w:rFonts w:hint="eastAsia" w:ascii="Times New Roman" w:hAnsi="Times New Roman" w:cs="Times New Roman"/>
            <w:b w:val="0"/>
            <w:bCs/>
            <w:color w:val="000000"/>
            <w:kern w:val="0"/>
            <w:szCs w:val="24"/>
            <w:highlight w:val="none"/>
          </w:rPr>
          <w:t>DBJ/T 15-88-20</w:t>
        </w:r>
      </w:ins>
      <w:ins w:id="2567" w:author="Administrator" w:date="2024-05-14T16:53:07Z">
        <w:r>
          <w:rPr>
            <w:rFonts w:hint="eastAsia" w:cs="Times New Roman"/>
            <w:b w:val="0"/>
            <w:bCs/>
            <w:color w:val="000000"/>
            <w:kern w:val="0"/>
            <w:szCs w:val="24"/>
            <w:highlight w:val="none"/>
            <w:lang w:val="en-US" w:eastAsia="zh-CN"/>
          </w:rPr>
          <w:t>22</w:t>
        </w:r>
      </w:ins>
      <w:ins w:id="2568" w:author="Administrator" w:date="2024-05-14T16:53:07Z">
        <w:r>
          <w:rPr>
            <w:rFonts w:hint="eastAsia" w:cs="Times New Roman"/>
            <w:b w:val="0"/>
            <w:bCs/>
            <w:color w:val="000000"/>
            <w:kern w:val="0"/>
            <w:szCs w:val="24"/>
            <w:highlight w:val="none"/>
            <w:lang w:eastAsia="zh-CN"/>
          </w:rPr>
          <w:t>）</w:t>
        </w:r>
      </w:ins>
      <w:ins w:id="2569" w:author="Administrator" w:date="2024-05-14T16:53:07Z">
        <w:r>
          <w:rPr>
            <w:rFonts w:hint="eastAsia" w:ascii="Times New Roman" w:hAnsi="Times New Roman" w:cs="Times New Roman"/>
            <w:b w:val="0"/>
            <w:bCs/>
            <w:color w:val="000000"/>
            <w:kern w:val="0"/>
            <w:szCs w:val="24"/>
            <w:highlight w:val="none"/>
          </w:rPr>
          <w:t>相关规定，</w:t>
        </w:r>
      </w:ins>
      <w:ins w:id="2570" w:author="Administrator" w:date="2024-05-14T16:53:07Z">
        <w:r>
          <w:rPr>
            <w:rFonts w:hint="eastAsia" w:cs="Times New Roman"/>
            <w:b w:val="0"/>
            <w:bCs/>
            <w:color w:val="000000"/>
            <w:kern w:val="0"/>
            <w:szCs w:val="24"/>
            <w:highlight w:val="none"/>
            <w:lang w:eastAsia="zh-CN"/>
          </w:rPr>
          <w:t>对</w:t>
        </w:r>
      </w:ins>
      <w:ins w:id="2571" w:author="Administrator" w:date="2024-05-14T16:53:07Z">
        <w:r>
          <w:rPr>
            <w:rFonts w:hint="eastAsia" w:ascii="Times New Roman" w:hAnsi="Times New Roman" w:cs="Times New Roman"/>
            <w:b w:val="0"/>
            <w:bCs/>
            <w:color w:val="000000"/>
            <w:kern w:val="0"/>
            <w:szCs w:val="24"/>
            <w:highlight w:val="none"/>
          </w:rPr>
          <w:t>各</w:t>
        </w:r>
      </w:ins>
      <w:ins w:id="2572" w:author="Administrator" w:date="2024-05-14T16:53:07Z">
        <w:r>
          <w:rPr>
            <w:rFonts w:hint="eastAsia" w:cs="Times New Roman"/>
            <w:b w:val="0"/>
            <w:bCs/>
            <w:color w:val="000000"/>
            <w:kern w:val="0"/>
            <w:szCs w:val="24"/>
            <w:highlight w:val="none"/>
            <w:lang w:eastAsia="zh-CN"/>
          </w:rPr>
          <w:t>基本单位进行安全性鉴定评级，</w:t>
        </w:r>
      </w:ins>
      <w:ins w:id="2573" w:author="Administrator" w:date="2024-05-14T16:53:07Z">
        <w:r>
          <w:rPr>
            <w:rFonts w:hint="eastAsia" w:ascii="Times New Roman" w:hAnsi="Times New Roman" w:cs="Times New Roman"/>
            <w:b w:val="0"/>
            <w:bCs/>
            <w:color w:val="000000"/>
            <w:kern w:val="0"/>
            <w:sz w:val="24"/>
            <w:szCs w:val="24"/>
            <w:highlight w:val="none"/>
            <w:lang w:val="en-US" w:eastAsia="zh-CN" w:bidi="ar-SA"/>
          </w:rPr>
          <w:t>评级结果如</w:t>
        </w:r>
      </w:ins>
      <w:ins w:id="2574" w:author="Administrator" w:date="2024-05-14T16:53:07Z">
        <w:r>
          <w:rPr>
            <w:rFonts w:hint="eastAsia" w:cs="Times New Roman"/>
            <w:b w:val="0"/>
            <w:bCs/>
            <w:color w:val="000000"/>
            <w:kern w:val="0"/>
            <w:sz w:val="24"/>
            <w:szCs w:val="24"/>
            <w:highlight w:val="none"/>
            <w:lang w:val="en-US" w:eastAsia="zh-CN" w:bidi="ar-SA"/>
          </w:rPr>
          <w:t>下</w:t>
        </w:r>
      </w:ins>
      <w:ins w:id="2575" w:author="Administrator" w:date="2024-05-14T16:53:07Z">
        <w:r>
          <w:rPr>
            <w:rFonts w:hint="eastAsia" w:ascii="Times New Roman" w:hAnsi="Times New Roman" w:cs="Times New Roman"/>
            <w:b w:val="0"/>
            <w:bCs/>
            <w:color w:val="000000"/>
            <w:kern w:val="0"/>
            <w:sz w:val="24"/>
            <w:szCs w:val="24"/>
            <w:highlight w:val="none"/>
            <w:lang w:val="en-US" w:eastAsia="zh-CN" w:bidi="ar-SA"/>
          </w:rPr>
          <w:t>表所示</w:t>
        </w:r>
      </w:ins>
      <w:ins w:id="2576" w:author="Administrator" w:date="2024-05-14T16:53:07Z">
        <w:r>
          <w:rPr>
            <w:rFonts w:hint="eastAsia" w:ascii="Times New Roman" w:hAnsi="Times New Roman" w:eastAsia="宋体" w:cs="Times New Roman"/>
            <w:b w:val="0"/>
            <w:bCs/>
            <w:color w:val="000000"/>
            <w:kern w:val="0"/>
            <w:sz w:val="24"/>
            <w:szCs w:val="24"/>
            <w:highlight w:val="none"/>
            <w:lang w:val="en-US" w:eastAsia="zh-CN" w:bidi="ar-SA"/>
          </w:rPr>
          <w:t>：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ins w:id="2577" w:author="Administrator" w:date="2024-05-14T16:53:07Z"/>
          <w:color w:val="auto"/>
        </w:rPr>
      </w:pPr>
      <w:ins w:id="2578" w:author="Administrator" w:date="2024-05-14T16:53:07Z">
        <w:r>
          <w:rPr>
            <w:color w:val="auto"/>
          </w:rPr>
          <w:t>玻璃幕墙结构构件子单元评定等级</w:t>
        </w:r>
      </w:ins>
    </w:p>
    <w:tbl>
      <w:tblPr>
        <w:tblStyle w:val="13"/>
        <w:tblW w:w="9335" w:type="dxa"/>
        <w:jc w:val="center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55"/>
        <w:gridCol w:w="1462"/>
        <w:gridCol w:w="1438"/>
        <w:gridCol w:w="1450"/>
        <w:gridCol w:w="1200"/>
        <w:gridCol w:w="1237"/>
        <w:gridCol w:w="1293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2" w:hRule="atLeast"/>
          <w:jc w:val="center"/>
          <w:ins w:id="2579" w:author="Administrator" w:date="2024-05-14T16:53:07Z"/>
        </w:trPr>
        <w:tc>
          <w:tcPr>
            <w:tcW w:w="1255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59"/>
              <w:ind w:left="120" w:leftChars="50" w:right="120" w:rightChars="50" w:firstLine="0" w:firstLineChars="0"/>
              <w:jc w:val="center"/>
              <w:textAlignment w:val="auto"/>
              <w:rPr>
                <w:ins w:id="2580" w:author="Administrator" w:date="2024-05-14T16:53:07Z"/>
                <w:color w:val="auto"/>
                <w:sz w:val="24"/>
                <w:szCs w:val="24"/>
              </w:rPr>
            </w:pPr>
            <w:ins w:id="2581" w:author="Administrator" w:date="2024-05-14T16:53:07Z">
              <w:r>
                <w:rPr>
                  <w:color w:val="auto"/>
                  <w:spacing w:val="2"/>
                  <w:sz w:val="24"/>
                  <w:szCs w:val="24"/>
                </w:rPr>
                <w:t>检测项目</w:t>
              </w:r>
            </w:ins>
          </w:p>
        </w:tc>
        <w:tc>
          <w:tcPr>
            <w:tcW w:w="1462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ins w:id="2582" w:author="Administrator" w:date="2024-05-14T16:53:07Z"/>
                <w:color w:val="auto"/>
                <w:sz w:val="24"/>
                <w:szCs w:val="24"/>
              </w:rPr>
            </w:pPr>
            <w:ins w:id="2583" w:author="Administrator" w:date="2024-05-14T16:53:07Z">
              <w:r>
                <w:rPr>
                  <w:color w:val="auto"/>
                  <w:spacing w:val="1"/>
                  <w:sz w:val="24"/>
                  <w:szCs w:val="24"/>
                </w:rPr>
                <w:t>立柱、横梁</w:t>
              </w:r>
            </w:ins>
            <w:ins w:id="2584" w:author="Administrator" w:date="2024-05-14T16:53:07Z">
              <w:r>
                <w:rPr>
                  <w:rFonts w:hint="eastAsia" w:ascii="Times New Roman" w:hAnsi="Times New Roman" w:cs="Times New Roman"/>
                  <w:b w:val="0"/>
                  <w:bCs/>
                  <w:color w:val="auto"/>
                  <w:kern w:val="0"/>
                  <w:sz w:val="24"/>
                  <w:szCs w:val="24"/>
                  <w:highlight w:val="none"/>
                </w:rPr>
                <w:t>及其连接</w:t>
              </w:r>
            </w:ins>
          </w:p>
        </w:tc>
        <w:tc>
          <w:tcPr>
            <w:tcW w:w="1438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ins w:id="2585" w:author="Administrator" w:date="2024-05-14T16:53:07Z"/>
                <w:color w:val="auto"/>
                <w:sz w:val="24"/>
                <w:szCs w:val="24"/>
              </w:rPr>
            </w:pPr>
            <w:ins w:id="2586" w:author="Administrator" w:date="2024-05-14T16:53:07Z">
              <w:r>
                <w:rPr>
                  <w:color w:val="auto"/>
                  <w:sz w:val="24"/>
                  <w:szCs w:val="24"/>
                </w:rPr>
                <w:t>玻璃面板</w:t>
              </w:r>
            </w:ins>
            <w:ins w:id="2587" w:author="Administrator" w:date="2024-05-14T16:53:07Z">
              <w:r>
                <w:rPr>
                  <w:rFonts w:hint="eastAsia" w:ascii="Times New Roman" w:hAnsi="Times New Roman" w:cs="Times New Roman"/>
                  <w:b w:val="0"/>
                  <w:bCs/>
                  <w:color w:val="auto"/>
                  <w:kern w:val="0"/>
                  <w:sz w:val="24"/>
                  <w:szCs w:val="24"/>
                  <w:highlight w:val="none"/>
                </w:rPr>
                <w:t>及其连接</w:t>
              </w:r>
            </w:ins>
          </w:p>
        </w:tc>
        <w:tc>
          <w:tcPr>
            <w:tcW w:w="1450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ins w:id="2588" w:author="Administrator" w:date="2024-05-14T16:53:07Z"/>
                <w:color w:val="auto"/>
                <w:sz w:val="24"/>
                <w:szCs w:val="24"/>
              </w:rPr>
            </w:pPr>
            <w:ins w:id="2589" w:author="Administrator" w:date="2024-05-14T16:53:07Z">
              <w:r>
                <w:rPr>
                  <w:rFonts w:hint="eastAsia"/>
                  <w:color w:val="auto"/>
                  <w:sz w:val="24"/>
                  <w:szCs w:val="24"/>
                  <w:lang w:val="en-US" w:eastAsia="zh-CN"/>
                </w:rPr>
                <w:t>硅酮结构胶与</w:t>
              </w:r>
            </w:ins>
            <w:ins w:id="2590" w:author="Administrator" w:date="2024-05-14T16:53:07Z">
              <w:r>
                <w:rPr>
                  <w:color w:val="auto"/>
                  <w:sz w:val="24"/>
                  <w:szCs w:val="24"/>
                </w:rPr>
                <w:t>密封材料</w:t>
              </w:r>
            </w:ins>
          </w:p>
        </w:tc>
        <w:tc>
          <w:tcPr>
            <w:tcW w:w="1200" w:type="dxa"/>
            <w:tcBorders>
              <w:right w:val="single" w:color="auto" w:sz="4" w:space="0"/>
            </w:tcBorders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ins w:id="2591" w:author="Administrator" w:date="2024-05-14T16:53:07Z"/>
                <w:color w:val="auto"/>
                <w:sz w:val="24"/>
                <w:szCs w:val="24"/>
              </w:rPr>
            </w:pPr>
            <w:ins w:id="2592" w:author="Administrator" w:date="2024-05-14T16:53:07Z">
              <w:r>
                <w:rPr>
                  <w:rFonts w:hint="eastAsia" w:ascii="Times New Roman" w:hAnsi="Times New Roman" w:cs="Times New Roman"/>
                  <w:b w:val="0"/>
                  <w:bCs/>
                  <w:color w:val="auto"/>
                  <w:kern w:val="0"/>
                  <w:sz w:val="24"/>
                  <w:szCs w:val="24"/>
                  <w:highlight w:val="none"/>
                </w:rPr>
                <w:t>开启窗构造</w:t>
              </w:r>
            </w:ins>
          </w:p>
        </w:tc>
        <w:tc>
          <w:tcPr>
            <w:tcW w:w="1237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ins w:id="2593" w:author="Administrator" w:date="2024-05-14T16:53:07Z"/>
                <w:color w:val="auto"/>
                <w:sz w:val="24"/>
                <w:szCs w:val="24"/>
              </w:rPr>
            </w:pPr>
            <w:ins w:id="2594" w:author="Administrator" w:date="2024-05-14T16:53:07Z">
              <w:r>
                <w:rPr>
                  <w:rFonts w:hint="eastAsia"/>
                  <w:color w:val="auto"/>
                  <w:sz w:val="24"/>
                  <w:szCs w:val="24"/>
                  <w:lang w:val="en-US" w:eastAsia="zh-CN"/>
                </w:rPr>
                <w:t>防水性能</w:t>
              </w:r>
            </w:ins>
          </w:p>
        </w:tc>
        <w:tc>
          <w:tcPr>
            <w:tcW w:w="1293" w:type="dxa"/>
            <w:tcBorders>
              <w:left w:val="single" w:color="auto" w:sz="4" w:space="0"/>
            </w:tcBorders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ins w:id="2595" w:author="Administrator" w:date="2024-05-14T16:53:07Z"/>
                <w:rFonts w:hint="eastAsia"/>
                <w:color w:val="auto"/>
                <w:sz w:val="24"/>
                <w:szCs w:val="24"/>
                <w:lang w:val="en-US" w:eastAsia="zh-CN"/>
              </w:rPr>
            </w:pPr>
            <w:ins w:id="2596" w:author="Administrator" w:date="2024-05-14T16:53:07Z">
              <w:r>
                <w:rPr>
                  <w:rFonts w:hint="eastAsia" w:ascii="Times New Roman" w:hAnsi="Times New Roman" w:cs="Times New Roman"/>
                  <w:color w:val="auto"/>
                  <w:position w:val="2"/>
                  <w:sz w:val="24"/>
                  <w:szCs w:val="24"/>
                  <w:lang w:val="en-US" w:eastAsia="zh-CN"/>
                </w:rPr>
                <w:t>/</w:t>
              </w:r>
            </w:ins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6" w:hRule="atLeast"/>
          <w:jc w:val="center"/>
          <w:ins w:id="2597" w:author="Administrator" w:date="2024-05-14T16:53:07Z"/>
        </w:trPr>
        <w:tc>
          <w:tcPr>
            <w:tcW w:w="1255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59"/>
              <w:ind w:left="120" w:leftChars="50" w:right="120" w:rightChars="50" w:firstLine="0" w:firstLineChars="0"/>
              <w:jc w:val="center"/>
              <w:textAlignment w:val="auto"/>
              <w:rPr>
                <w:ins w:id="2598" w:author="Administrator" w:date="2024-05-14T16:53:07Z"/>
                <w:color w:val="auto"/>
                <w:sz w:val="24"/>
                <w:szCs w:val="24"/>
              </w:rPr>
            </w:pPr>
            <w:ins w:id="2599" w:author="Administrator" w:date="2024-05-14T16:53:07Z">
              <w:r>
                <w:rPr>
                  <w:color w:val="auto"/>
                  <w:sz w:val="24"/>
                  <w:szCs w:val="24"/>
                </w:rPr>
                <w:t>评定等级</w:t>
              </w:r>
            </w:ins>
          </w:p>
        </w:tc>
        <w:tc>
          <w:tcPr>
            <w:tcW w:w="1462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ins w:id="2600" w:author="Administrator" w:date="2024-05-14T16:53:07Z"/>
                <w:color w:val="auto"/>
                <w:sz w:val="24"/>
                <w:szCs w:val="24"/>
              </w:rPr>
            </w:pPr>
            <w:ins w:id="2601" w:author="Administrator" w:date="2024-05-14T16:53:07Z">
              <w:r>
                <w:rPr>
                  <w:rFonts w:hint="eastAsia" w:ascii="Times New Roman" w:hAnsi="Times New Roman" w:cs="Times New Roman"/>
                  <w:color w:val="auto"/>
                  <w:position w:val="2"/>
                  <w:sz w:val="24"/>
                  <w:szCs w:val="24"/>
                  <w:lang w:val="en-US" w:eastAsia="zh-CN"/>
                </w:rPr>
                <w:t>B</w:t>
              </w:r>
            </w:ins>
            <w:ins w:id="2602" w:author="Administrator" w:date="2024-05-14T16:53:07Z">
              <w:r>
                <w:rPr>
                  <w:rFonts w:hint="eastAsia" w:ascii="Times New Roman" w:hAnsi="Times New Roman" w:cs="Times New Roman"/>
                  <w:color w:val="auto"/>
                  <w:position w:val="2"/>
                  <w:sz w:val="24"/>
                  <w:szCs w:val="24"/>
                  <w:vertAlign w:val="subscript"/>
                  <w:lang w:val="en-US" w:eastAsia="zh-CN"/>
                </w:rPr>
                <w:t>s</w:t>
              </w:r>
            </w:ins>
            <w:ins w:id="2603" w:author="Administrator" w:date="2024-05-14T16:53:07Z">
              <w:r>
                <w:rPr>
                  <w:rFonts w:hint="default" w:ascii="Times New Roman" w:hAnsi="Times New Roman" w:eastAsia="宋体" w:cs="Times New Roman"/>
                  <w:color w:val="auto"/>
                  <w:position w:val="2"/>
                  <w:sz w:val="24"/>
                  <w:szCs w:val="24"/>
                </w:rPr>
                <w:t>级</w:t>
              </w:r>
            </w:ins>
          </w:p>
        </w:tc>
        <w:tc>
          <w:tcPr>
            <w:tcW w:w="1438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ins w:id="2604" w:author="Administrator" w:date="2024-05-14T16:53:07Z"/>
                <w:rFonts w:hint="default" w:ascii="Times New Roman" w:hAnsi="Times New Roman" w:eastAsia="宋体" w:cs="Times New Roman"/>
                <w:color w:val="auto"/>
                <w:position w:val="2"/>
                <w:sz w:val="24"/>
                <w:szCs w:val="24"/>
              </w:rPr>
            </w:pPr>
            <w:ins w:id="2605" w:author="Administrator" w:date="2024-05-14T16:53:07Z">
              <w:r>
                <w:rPr>
                  <w:rFonts w:hint="eastAsia" w:ascii="Times New Roman" w:hAnsi="Times New Roman" w:cs="Times New Roman"/>
                  <w:color w:val="auto"/>
                  <w:position w:val="2"/>
                  <w:sz w:val="24"/>
                  <w:szCs w:val="24"/>
                  <w:lang w:val="en-US" w:eastAsia="zh-CN"/>
                </w:rPr>
                <w:t>A</w:t>
              </w:r>
            </w:ins>
            <w:ins w:id="2606" w:author="Administrator" w:date="2024-05-14T16:53:07Z">
              <w:r>
                <w:rPr>
                  <w:rFonts w:hint="eastAsia" w:ascii="Times New Roman" w:hAnsi="Times New Roman" w:cs="Times New Roman"/>
                  <w:color w:val="auto"/>
                  <w:position w:val="2"/>
                  <w:sz w:val="24"/>
                  <w:szCs w:val="24"/>
                  <w:vertAlign w:val="subscript"/>
                  <w:lang w:val="en-US" w:eastAsia="zh-CN"/>
                </w:rPr>
                <w:t>s</w:t>
              </w:r>
            </w:ins>
            <w:ins w:id="2607" w:author="Administrator" w:date="2024-05-14T16:53:07Z">
              <w:r>
                <w:rPr>
                  <w:rFonts w:hint="default" w:ascii="Times New Roman" w:hAnsi="Times New Roman" w:eastAsia="宋体" w:cs="Times New Roman"/>
                  <w:color w:val="auto"/>
                  <w:position w:val="2"/>
                  <w:sz w:val="24"/>
                  <w:szCs w:val="24"/>
                </w:rPr>
                <w:t>级</w:t>
              </w:r>
            </w:ins>
          </w:p>
        </w:tc>
        <w:tc>
          <w:tcPr>
            <w:tcW w:w="1450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ins w:id="2608" w:author="Administrator" w:date="2024-05-14T16:53:07Z"/>
                <w:rFonts w:hint="default" w:ascii="Times New Roman" w:hAnsi="Times New Roman" w:eastAsia="宋体" w:cs="Times New Roman"/>
                <w:color w:val="auto"/>
                <w:position w:val="2"/>
                <w:sz w:val="24"/>
                <w:szCs w:val="24"/>
              </w:rPr>
            </w:pPr>
            <w:ins w:id="2609" w:author="Administrator" w:date="2024-05-14T16:53:07Z">
              <w:r>
                <w:rPr>
                  <w:rFonts w:hint="eastAsia" w:ascii="Times New Roman" w:hAnsi="Times New Roman" w:cs="Times New Roman"/>
                  <w:color w:val="auto"/>
                  <w:position w:val="2"/>
                  <w:sz w:val="24"/>
                  <w:szCs w:val="24"/>
                  <w:lang w:val="en-US" w:eastAsia="zh-CN"/>
                </w:rPr>
                <w:t>A</w:t>
              </w:r>
            </w:ins>
            <w:ins w:id="2610" w:author="Administrator" w:date="2024-05-14T16:53:07Z">
              <w:r>
                <w:rPr>
                  <w:rFonts w:hint="eastAsia" w:ascii="Times New Roman" w:hAnsi="Times New Roman" w:cs="Times New Roman"/>
                  <w:color w:val="auto"/>
                  <w:position w:val="2"/>
                  <w:sz w:val="24"/>
                  <w:szCs w:val="24"/>
                  <w:vertAlign w:val="subscript"/>
                  <w:lang w:val="en-US" w:eastAsia="zh-CN"/>
                </w:rPr>
                <w:t>s</w:t>
              </w:r>
            </w:ins>
            <w:ins w:id="2611" w:author="Administrator" w:date="2024-05-14T16:53:07Z">
              <w:r>
                <w:rPr>
                  <w:rFonts w:hint="default" w:ascii="Times New Roman" w:hAnsi="Times New Roman" w:eastAsia="宋体" w:cs="Times New Roman"/>
                  <w:color w:val="auto"/>
                  <w:position w:val="2"/>
                  <w:sz w:val="24"/>
                  <w:szCs w:val="24"/>
                </w:rPr>
                <w:t>级</w:t>
              </w:r>
            </w:ins>
          </w:p>
        </w:tc>
        <w:tc>
          <w:tcPr>
            <w:tcW w:w="1200" w:type="dxa"/>
            <w:tcBorders>
              <w:right w:val="single" w:color="auto" w:sz="4" w:space="0"/>
            </w:tcBorders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ins w:id="2612" w:author="Administrator" w:date="2024-05-14T16:53:07Z"/>
                <w:rFonts w:hint="default" w:ascii="Times New Roman" w:hAnsi="Times New Roman" w:eastAsia="宋体" w:cs="Times New Roman"/>
                <w:color w:val="auto"/>
                <w:position w:val="2"/>
                <w:sz w:val="24"/>
                <w:szCs w:val="24"/>
              </w:rPr>
            </w:pPr>
            <w:ins w:id="2613" w:author="Administrator" w:date="2024-05-14T16:53:07Z">
              <w:r>
                <w:rPr>
                  <w:rFonts w:hint="eastAsia" w:ascii="Times New Roman" w:hAnsi="Times New Roman" w:cs="Times New Roman"/>
                  <w:color w:val="auto"/>
                  <w:position w:val="2"/>
                  <w:sz w:val="24"/>
                  <w:szCs w:val="24"/>
                  <w:lang w:val="en-US" w:eastAsia="zh-CN"/>
                </w:rPr>
                <w:t>A</w:t>
              </w:r>
            </w:ins>
            <w:ins w:id="2614" w:author="Administrator" w:date="2024-05-14T16:53:07Z">
              <w:r>
                <w:rPr>
                  <w:rFonts w:hint="eastAsia" w:ascii="Times New Roman" w:hAnsi="Times New Roman" w:cs="Times New Roman"/>
                  <w:color w:val="auto"/>
                  <w:position w:val="2"/>
                  <w:sz w:val="24"/>
                  <w:szCs w:val="24"/>
                  <w:vertAlign w:val="subscript"/>
                  <w:lang w:val="en-US" w:eastAsia="zh-CN"/>
                </w:rPr>
                <w:t>s</w:t>
              </w:r>
            </w:ins>
            <w:ins w:id="2615" w:author="Administrator" w:date="2024-05-14T16:53:07Z">
              <w:r>
                <w:rPr>
                  <w:rFonts w:hint="default" w:ascii="Times New Roman" w:hAnsi="Times New Roman" w:eastAsia="宋体" w:cs="Times New Roman"/>
                  <w:color w:val="auto"/>
                  <w:position w:val="2"/>
                  <w:sz w:val="24"/>
                  <w:szCs w:val="24"/>
                </w:rPr>
                <w:t>级</w:t>
              </w:r>
            </w:ins>
          </w:p>
        </w:tc>
        <w:tc>
          <w:tcPr>
            <w:tcW w:w="1237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ins w:id="2616" w:author="Administrator" w:date="2024-05-14T16:53:07Z"/>
                <w:rFonts w:hint="default" w:ascii="Times New Roman" w:hAnsi="Times New Roman" w:eastAsia="宋体" w:cs="Times New Roman"/>
                <w:color w:val="auto"/>
                <w:position w:val="2"/>
                <w:sz w:val="24"/>
                <w:szCs w:val="24"/>
              </w:rPr>
            </w:pPr>
            <w:ins w:id="2617" w:author="Administrator" w:date="2024-05-14T16:53:07Z">
              <w:r>
                <w:rPr>
                  <w:rFonts w:hint="eastAsia" w:ascii="Times New Roman" w:hAnsi="Times New Roman" w:cs="Times New Roman"/>
                  <w:color w:val="auto"/>
                  <w:position w:val="2"/>
                  <w:sz w:val="24"/>
                  <w:szCs w:val="24"/>
                  <w:lang w:val="en-US" w:eastAsia="zh-CN"/>
                </w:rPr>
                <w:t>A</w:t>
              </w:r>
            </w:ins>
            <w:ins w:id="2618" w:author="Administrator" w:date="2024-05-14T16:53:07Z">
              <w:r>
                <w:rPr>
                  <w:rFonts w:hint="eastAsia" w:ascii="Times New Roman" w:hAnsi="Times New Roman" w:cs="Times New Roman"/>
                  <w:color w:val="auto"/>
                  <w:position w:val="2"/>
                  <w:sz w:val="24"/>
                  <w:szCs w:val="24"/>
                  <w:vertAlign w:val="subscript"/>
                  <w:lang w:val="en-US" w:eastAsia="zh-CN"/>
                </w:rPr>
                <w:t>s</w:t>
              </w:r>
            </w:ins>
            <w:ins w:id="2619" w:author="Administrator" w:date="2024-05-14T16:53:07Z">
              <w:r>
                <w:rPr>
                  <w:rFonts w:hint="default" w:ascii="Times New Roman" w:hAnsi="Times New Roman" w:eastAsia="宋体" w:cs="Times New Roman"/>
                  <w:color w:val="auto"/>
                  <w:position w:val="2"/>
                  <w:sz w:val="24"/>
                  <w:szCs w:val="24"/>
                </w:rPr>
                <w:t>级</w:t>
              </w:r>
            </w:ins>
          </w:p>
        </w:tc>
        <w:tc>
          <w:tcPr>
            <w:tcW w:w="1293" w:type="dxa"/>
            <w:tcBorders>
              <w:left w:val="single" w:color="auto" w:sz="4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0" w:leftChars="0" w:right="0" w:rightChars="0" w:firstLine="0" w:firstLineChars="0"/>
              <w:jc w:val="center"/>
              <w:textAlignment w:val="auto"/>
              <w:rPr>
                <w:ins w:id="2620" w:author="Administrator" w:date="2024-05-14T16:53:07Z"/>
                <w:rFonts w:hint="eastAsia" w:ascii="Times New Roman" w:hAnsi="Times New Roman" w:eastAsia="宋体" w:cs="Times New Roman"/>
                <w:color w:val="auto"/>
                <w:position w:val="2"/>
                <w:sz w:val="24"/>
                <w:szCs w:val="24"/>
                <w:lang w:eastAsia="zh-CN"/>
              </w:rPr>
            </w:pPr>
            <w:ins w:id="2621" w:author="Administrator" w:date="2024-05-14T16:53:07Z">
              <w:r>
                <w:rPr>
                  <w:rFonts w:hint="eastAsia" w:cs="Times New Roman"/>
                  <w:color w:val="auto"/>
                  <w:position w:val="2"/>
                  <w:sz w:val="24"/>
                  <w:szCs w:val="24"/>
                  <w:lang w:val="en-US" w:eastAsia="zh-CN"/>
                </w:rPr>
                <w:t>/</w:t>
              </w:r>
            </w:ins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rPr>
          <w:ins w:id="2622" w:author="Administrator" w:date="2024-05-14T16:53:07Z"/>
          <w:color w:val="auto"/>
          <w:sz w:val="24"/>
          <w:szCs w:val="24"/>
        </w:rPr>
      </w:pPr>
      <w:ins w:id="2623" w:author="Administrator" w:date="2024-05-14T16:53:07Z">
        <w:r>
          <w:rPr>
            <w:color w:val="auto"/>
            <w:sz w:val="24"/>
            <w:szCs w:val="24"/>
          </w:rPr>
          <w:t>玻璃幕墙结构构造子单元评定等级</w:t>
        </w:r>
      </w:ins>
    </w:p>
    <w:tbl>
      <w:tblPr>
        <w:tblStyle w:val="13"/>
        <w:tblW w:w="9367" w:type="dxa"/>
        <w:jc w:val="center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03"/>
        <w:gridCol w:w="1980"/>
        <w:gridCol w:w="1772"/>
        <w:gridCol w:w="1708"/>
        <w:gridCol w:w="1365"/>
        <w:gridCol w:w="1239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2" w:hRule="atLeast"/>
          <w:jc w:val="center"/>
          <w:ins w:id="2624" w:author="Administrator" w:date="2024-05-14T16:53:07Z"/>
        </w:trPr>
        <w:tc>
          <w:tcPr>
            <w:tcW w:w="1303" w:type="dxa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59"/>
              <w:ind w:left="120" w:leftChars="50" w:right="120" w:rightChars="50" w:firstLine="0" w:firstLineChars="0"/>
              <w:jc w:val="center"/>
              <w:textAlignment w:val="auto"/>
              <w:rPr>
                <w:ins w:id="2625" w:author="Administrator" w:date="2024-05-14T16:53:07Z"/>
                <w:color w:val="auto"/>
                <w:sz w:val="24"/>
                <w:szCs w:val="24"/>
              </w:rPr>
            </w:pPr>
            <w:ins w:id="2626" w:author="Administrator" w:date="2024-05-14T16:53:07Z">
              <w:r>
                <w:rPr>
                  <w:color w:val="auto"/>
                  <w:spacing w:val="2"/>
                  <w:sz w:val="24"/>
                  <w:szCs w:val="24"/>
                </w:rPr>
                <w:t>检测项目</w:t>
              </w:r>
            </w:ins>
          </w:p>
        </w:tc>
        <w:tc>
          <w:tcPr>
            <w:tcW w:w="1980" w:type="dxa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59"/>
              <w:ind w:left="120" w:leftChars="50" w:right="120" w:rightChars="50" w:firstLine="0" w:firstLineChars="0"/>
              <w:jc w:val="center"/>
              <w:textAlignment w:val="auto"/>
              <w:rPr>
                <w:ins w:id="2627" w:author="Administrator" w:date="2024-05-14T16:53:07Z"/>
                <w:color w:val="auto"/>
                <w:sz w:val="24"/>
                <w:szCs w:val="24"/>
              </w:rPr>
            </w:pPr>
            <w:ins w:id="2628" w:author="Administrator" w:date="2024-05-14T16:53:07Z">
              <w:r>
                <w:rPr>
                  <w:color w:val="auto"/>
                  <w:spacing w:val="4"/>
                  <w:sz w:val="24"/>
                  <w:szCs w:val="24"/>
                </w:rPr>
                <w:t>幕墙与主体结构</w:t>
              </w:r>
            </w:ins>
          </w:p>
        </w:tc>
        <w:tc>
          <w:tcPr>
            <w:tcW w:w="1772" w:type="dxa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59"/>
              <w:ind w:left="120" w:leftChars="50" w:right="120" w:rightChars="50" w:firstLine="0" w:firstLineChars="0"/>
              <w:jc w:val="center"/>
              <w:textAlignment w:val="auto"/>
              <w:rPr>
                <w:ins w:id="2629" w:author="Administrator" w:date="2024-05-14T16:53:07Z"/>
                <w:color w:val="auto"/>
                <w:sz w:val="24"/>
                <w:szCs w:val="24"/>
              </w:rPr>
            </w:pPr>
            <w:ins w:id="2630" w:author="Administrator" w:date="2024-05-14T16:53:07Z">
              <w:r>
                <w:rPr>
                  <w:color w:val="auto"/>
                  <w:spacing w:val="2"/>
                  <w:sz w:val="24"/>
                  <w:szCs w:val="24"/>
                </w:rPr>
                <w:t>转接件与立柱</w:t>
              </w:r>
            </w:ins>
          </w:p>
        </w:tc>
        <w:tc>
          <w:tcPr>
            <w:tcW w:w="1708" w:type="dxa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59"/>
              <w:ind w:left="120" w:leftChars="50" w:right="120" w:rightChars="50" w:firstLine="0" w:firstLineChars="0"/>
              <w:jc w:val="center"/>
              <w:textAlignment w:val="auto"/>
              <w:rPr>
                <w:ins w:id="2631" w:author="Administrator" w:date="2024-05-14T16:53:07Z"/>
                <w:color w:val="auto"/>
                <w:sz w:val="24"/>
                <w:szCs w:val="24"/>
              </w:rPr>
            </w:pPr>
            <w:ins w:id="2632" w:author="Administrator" w:date="2024-05-14T16:53:07Z">
              <w:r>
                <w:rPr>
                  <w:color w:val="auto"/>
                  <w:spacing w:val="1"/>
                  <w:sz w:val="24"/>
                  <w:szCs w:val="24"/>
                </w:rPr>
                <w:t>立柱与横梁</w:t>
              </w:r>
            </w:ins>
          </w:p>
        </w:tc>
        <w:tc>
          <w:tcPr>
            <w:tcW w:w="1365" w:type="dxa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59"/>
              <w:ind w:left="120" w:leftChars="50" w:right="120" w:rightChars="50" w:firstLine="0" w:firstLineChars="0"/>
              <w:jc w:val="center"/>
              <w:textAlignment w:val="auto"/>
              <w:rPr>
                <w:ins w:id="2633" w:author="Administrator" w:date="2024-05-14T16:53:07Z"/>
                <w:rFonts w:hint="default" w:ascii="Times New Roman" w:hAnsi="Times New Roman" w:eastAsia="宋体" w:cs="Times New Roman"/>
                <w:color w:val="auto"/>
                <w:sz w:val="24"/>
                <w:szCs w:val="24"/>
                <w:lang w:eastAsia="zh-CN"/>
              </w:rPr>
            </w:pPr>
            <w:ins w:id="2634" w:author="Administrator" w:date="2024-05-14T16:53:07Z">
              <w:r>
                <w:rPr>
                  <w:rFonts w:hint="default" w:ascii="Times New Roman" w:hAnsi="Times New Roman" w:cs="Times New Roman"/>
                  <w:color w:val="auto"/>
                  <w:sz w:val="24"/>
                  <w:szCs w:val="24"/>
                  <w:lang w:val="en-US" w:eastAsia="zh-CN"/>
                </w:rPr>
                <w:t>/</w:t>
              </w:r>
            </w:ins>
          </w:p>
        </w:tc>
        <w:tc>
          <w:tcPr>
            <w:tcW w:w="1239" w:type="dxa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59"/>
              <w:ind w:left="120" w:leftChars="50" w:right="120" w:rightChars="50" w:firstLine="0" w:firstLineChars="0"/>
              <w:jc w:val="center"/>
              <w:textAlignment w:val="auto"/>
              <w:rPr>
                <w:ins w:id="2635" w:author="Administrator" w:date="2024-05-14T16:53:07Z"/>
                <w:rFonts w:hint="default" w:ascii="Times New Roman" w:hAnsi="Times New Roman" w:eastAsia="宋体" w:cs="Times New Roman"/>
                <w:color w:val="auto"/>
                <w:sz w:val="24"/>
                <w:szCs w:val="24"/>
                <w:lang w:eastAsia="zh-CN"/>
              </w:rPr>
            </w:pPr>
            <w:ins w:id="2636" w:author="Administrator" w:date="2024-05-14T16:53:07Z">
              <w:r>
                <w:rPr>
                  <w:rFonts w:hint="default" w:ascii="Times New Roman" w:hAnsi="Times New Roman" w:cs="Times New Roman"/>
                  <w:color w:val="auto"/>
                  <w:spacing w:val="2"/>
                  <w:sz w:val="24"/>
                  <w:szCs w:val="24"/>
                  <w:lang w:val="en-US" w:eastAsia="zh-CN"/>
                </w:rPr>
                <w:t>/</w:t>
              </w:r>
            </w:ins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1" w:hRule="atLeast"/>
          <w:jc w:val="center"/>
          <w:ins w:id="2637" w:author="Administrator" w:date="2024-05-14T16:53:07Z"/>
        </w:trPr>
        <w:tc>
          <w:tcPr>
            <w:tcW w:w="1303" w:type="dxa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59"/>
              <w:ind w:left="120" w:leftChars="50" w:right="120" w:rightChars="50" w:firstLine="0" w:firstLineChars="0"/>
              <w:jc w:val="center"/>
              <w:textAlignment w:val="auto"/>
              <w:rPr>
                <w:ins w:id="2638" w:author="Administrator" w:date="2024-05-14T16:53:07Z"/>
                <w:color w:val="auto"/>
                <w:sz w:val="24"/>
                <w:szCs w:val="24"/>
              </w:rPr>
            </w:pPr>
            <w:ins w:id="2639" w:author="Administrator" w:date="2024-05-14T16:53:07Z">
              <w:r>
                <w:rPr>
                  <w:color w:val="auto"/>
                  <w:sz w:val="24"/>
                  <w:szCs w:val="24"/>
                </w:rPr>
                <w:t>评定等级</w:t>
              </w:r>
            </w:ins>
          </w:p>
        </w:tc>
        <w:tc>
          <w:tcPr>
            <w:tcW w:w="1980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ins w:id="2640" w:author="Administrator" w:date="2024-05-14T16:53:07Z"/>
                <w:color w:val="auto"/>
                <w:sz w:val="24"/>
                <w:szCs w:val="24"/>
              </w:rPr>
            </w:pPr>
            <w:ins w:id="2641" w:author="Administrator" w:date="2024-05-14T16:53:07Z">
              <w:r>
                <w:rPr>
                  <w:rFonts w:hint="eastAsia" w:ascii="Times New Roman" w:hAnsi="Times New Roman" w:cs="Times New Roman"/>
                  <w:color w:val="auto"/>
                  <w:position w:val="2"/>
                  <w:sz w:val="24"/>
                  <w:szCs w:val="24"/>
                  <w:lang w:val="en-US" w:eastAsia="zh-CN"/>
                </w:rPr>
                <w:t>A</w:t>
              </w:r>
            </w:ins>
            <w:ins w:id="2642" w:author="Administrator" w:date="2024-05-14T16:53:07Z">
              <w:r>
                <w:rPr>
                  <w:rFonts w:hint="eastAsia" w:ascii="Times New Roman" w:hAnsi="Times New Roman" w:cs="Times New Roman"/>
                  <w:color w:val="auto"/>
                  <w:position w:val="2"/>
                  <w:sz w:val="24"/>
                  <w:szCs w:val="24"/>
                  <w:vertAlign w:val="subscript"/>
                  <w:lang w:val="en-US" w:eastAsia="zh-CN"/>
                </w:rPr>
                <w:t>s</w:t>
              </w:r>
            </w:ins>
            <w:ins w:id="2643" w:author="Administrator" w:date="2024-05-14T16:53:07Z">
              <w:r>
                <w:rPr>
                  <w:rFonts w:hint="default" w:ascii="Times New Roman" w:hAnsi="Times New Roman" w:eastAsia="宋体" w:cs="Times New Roman"/>
                  <w:color w:val="auto"/>
                  <w:position w:val="2"/>
                  <w:sz w:val="24"/>
                  <w:szCs w:val="24"/>
                </w:rPr>
                <w:t>级</w:t>
              </w:r>
            </w:ins>
          </w:p>
        </w:tc>
        <w:tc>
          <w:tcPr>
            <w:tcW w:w="1772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ins w:id="2644" w:author="Administrator" w:date="2024-05-14T16:53:07Z"/>
                <w:color w:val="auto"/>
                <w:sz w:val="24"/>
                <w:szCs w:val="24"/>
              </w:rPr>
            </w:pPr>
            <w:ins w:id="2645" w:author="Administrator" w:date="2024-05-14T16:53:07Z">
              <w:r>
                <w:rPr>
                  <w:rFonts w:hint="eastAsia" w:ascii="Times New Roman" w:hAnsi="Times New Roman" w:cs="Times New Roman"/>
                  <w:color w:val="auto"/>
                  <w:position w:val="2"/>
                  <w:sz w:val="24"/>
                  <w:szCs w:val="24"/>
                  <w:lang w:val="en-US" w:eastAsia="zh-CN"/>
                </w:rPr>
                <w:t>A</w:t>
              </w:r>
            </w:ins>
            <w:ins w:id="2646" w:author="Administrator" w:date="2024-05-14T16:53:07Z">
              <w:r>
                <w:rPr>
                  <w:rFonts w:hint="eastAsia" w:ascii="Times New Roman" w:hAnsi="Times New Roman" w:cs="Times New Roman"/>
                  <w:color w:val="auto"/>
                  <w:position w:val="2"/>
                  <w:sz w:val="24"/>
                  <w:szCs w:val="24"/>
                  <w:vertAlign w:val="subscript"/>
                  <w:lang w:val="en-US" w:eastAsia="zh-CN"/>
                </w:rPr>
                <w:t>s</w:t>
              </w:r>
            </w:ins>
            <w:ins w:id="2647" w:author="Administrator" w:date="2024-05-14T16:53:07Z">
              <w:r>
                <w:rPr>
                  <w:rFonts w:hint="default" w:ascii="Times New Roman" w:hAnsi="Times New Roman" w:eastAsia="宋体" w:cs="Times New Roman"/>
                  <w:color w:val="auto"/>
                  <w:position w:val="2"/>
                  <w:sz w:val="24"/>
                  <w:szCs w:val="24"/>
                </w:rPr>
                <w:t>级</w:t>
              </w:r>
            </w:ins>
          </w:p>
        </w:tc>
        <w:tc>
          <w:tcPr>
            <w:tcW w:w="1708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240" w:lineRule="auto"/>
              <w:ind w:left="120" w:leftChars="50" w:right="120" w:rightChars="50" w:firstLine="0" w:firstLineChars="0"/>
              <w:jc w:val="center"/>
              <w:textAlignment w:val="auto"/>
              <w:rPr>
                <w:ins w:id="2648" w:author="Administrator" w:date="2024-05-14T16:53:07Z"/>
                <w:color w:val="auto"/>
                <w:sz w:val="24"/>
                <w:szCs w:val="24"/>
              </w:rPr>
            </w:pPr>
            <w:ins w:id="2649" w:author="Administrator" w:date="2024-05-14T16:53:07Z">
              <w:r>
                <w:rPr>
                  <w:rFonts w:hint="eastAsia" w:ascii="Times New Roman" w:hAnsi="Times New Roman" w:cs="Times New Roman"/>
                  <w:color w:val="auto"/>
                  <w:position w:val="2"/>
                  <w:sz w:val="24"/>
                  <w:szCs w:val="24"/>
                  <w:lang w:val="en-US" w:eastAsia="zh-CN"/>
                </w:rPr>
                <w:t>B</w:t>
              </w:r>
            </w:ins>
            <w:ins w:id="2650" w:author="Administrator" w:date="2024-05-14T16:53:07Z">
              <w:r>
                <w:rPr>
                  <w:rFonts w:hint="eastAsia" w:ascii="Times New Roman" w:hAnsi="Times New Roman" w:cs="Times New Roman"/>
                  <w:color w:val="auto"/>
                  <w:position w:val="2"/>
                  <w:sz w:val="24"/>
                  <w:szCs w:val="24"/>
                  <w:vertAlign w:val="subscript"/>
                  <w:lang w:val="en-US" w:eastAsia="zh-CN"/>
                </w:rPr>
                <w:t>s</w:t>
              </w:r>
            </w:ins>
            <w:ins w:id="2651" w:author="Administrator" w:date="2024-05-14T16:53:07Z">
              <w:r>
                <w:rPr>
                  <w:rFonts w:hint="default" w:ascii="Times New Roman" w:hAnsi="Times New Roman" w:eastAsia="宋体" w:cs="Times New Roman"/>
                  <w:color w:val="auto"/>
                  <w:position w:val="2"/>
                  <w:sz w:val="24"/>
                  <w:szCs w:val="24"/>
                </w:rPr>
                <w:t>级</w:t>
              </w:r>
            </w:ins>
          </w:p>
        </w:tc>
        <w:tc>
          <w:tcPr>
            <w:tcW w:w="1365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59"/>
              <w:ind w:left="120" w:leftChars="50" w:right="120" w:rightChars="50" w:firstLine="0" w:firstLineChars="0"/>
              <w:jc w:val="center"/>
              <w:textAlignment w:val="auto"/>
              <w:rPr>
                <w:ins w:id="2652" w:author="Administrator" w:date="2024-05-14T16:53:07Z"/>
                <w:rFonts w:hint="default" w:ascii="Times New Roman" w:hAnsi="Times New Roman" w:eastAsia="宋体" w:cs="Times New Roman"/>
                <w:color w:val="auto"/>
                <w:sz w:val="24"/>
                <w:szCs w:val="24"/>
                <w:lang w:val="en-US" w:eastAsia="zh-CN"/>
              </w:rPr>
            </w:pPr>
            <w:ins w:id="2653" w:author="Administrator" w:date="2024-05-14T16:53:07Z">
              <w:r>
                <w:rPr>
                  <w:rFonts w:hint="default" w:ascii="Times New Roman" w:hAnsi="Times New Roman" w:cs="Times New Roman"/>
                  <w:color w:val="auto"/>
                  <w:sz w:val="24"/>
                  <w:szCs w:val="24"/>
                  <w:lang w:val="en-US" w:eastAsia="zh-CN"/>
                </w:rPr>
                <w:t>/</w:t>
              </w:r>
            </w:ins>
          </w:p>
        </w:tc>
        <w:tc>
          <w:tcPr>
            <w:tcW w:w="1239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59"/>
              <w:ind w:left="120" w:leftChars="50" w:right="120" w:rightChars="50" w:firstLine="0" w:firstLineChars="0"/>
              <w:jc w:val="center"/>
              <w:textAlignment w:val="auto"/>
              <w:rPr>
                <w:ins w:id="2654" w:author="Administrator" w:date="2024-05-14T16:53:07Z"/>
                <w:rFonts w:hint="default" w:ascii="Times New Roman" w:hAnsi="Times New Roman" w:eastAsia="宋体" w:cs="Times New Roman"/>
                <w:color w:val="auto"/>
                <w:sz w:val="24"/>
                <w:szCs w:val="24"/>
                <w:lang w:eastAsia="zh-CN"/>
              </w:rPr>
            </w:pPr>
            <w:ins w:id="2655" w:author="Administrator" w:date="2024-05-14T16:53:07Z">
              <w:r>
                <w:rPr>
                  <w:rFonts w:hint="default" w:ascii="Times New Roman" w:hAnsi="Times New Roman" w:cs="Times New Roman"/>
                  <w:color w:val="auto"/>
                  <w:position w:val="2"/>
                  <w:sz w:val="24"/>
                  <w:szCs w:val="24"/>
                  <w:lang w:val="en-US" w:eastAsia="zh-CN"/>
                </w:rPr>
                <w:t>/</w:t>
              </w:r>
            </w:ins>
          </w:p>
        </w:tc>
      </w:tr>
    </w:tbl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bidi w:val="0"/>
        <w:ind w:leftChars="0" w:firstLine="480" w:firstLineChars="200"/>
        <w:rPr>
          <w:ins w:id="2656" w:author="Administrator" w:date="2024-05-14T16:53:07Z"/>
          <w:rFonts w:hint="eastAsia" w:ascii="Times New Roman" w:hAnsi="Times New Roman" w:eastAsia="宋体" w:cs="Times New Roman"/>
          <w:b w:val="0"/>
          <w:bCs/>
          <w:color w:val="000000"/>
          <w:kern w:val="0"/>
          <w:sz w:val="24"/>
          <w:szCs w:val="24"/>
          <w:highlight w:val="none"/>
          <w:lang w:val="en-US" w:eastAsia="zh-CN" w:bidi="ar-SA"/>
        </w:rPr>
      </w:pPr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beforeLines="50" w:line="360" w:lineRule="auto"/>
        <w:textAlignment w:val="auto"/>
        <w:outlineLvl w:val="0"/>
        <w:rPr>
          <w:ins w:id="2657" w:author="Administrator" w:date="2024-05-14T16:53:07Z"/>
          <w:rFonts w:hint="eastAsia"/>
          <w:lang w:val="en-US" w:eastAsia="zh-CN"/>
        </w:rPr>
      </w:pPr>
      <w:ins w:id="2658" w:author="Administrator" w:date="2024-05-14T16:53:07Z">
        <w:bookmarkStart w:id="49" w:name="_Toc23216"/>
        <w:r>
          <w:rPr>
            <w:rFonts w:hint="eastAsia"/>
            <w:lang w:val="en-US" w:eastAsia="zh-CN"/>
          </w:rPr>
          <w:t>结论与建议</w:t>
        </w:r>
        <w:bookmarkEnd w:id="49"/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pacing w:line="360" w:lineRule="auto"/>
        <w:rPr>
          <w:ins w:id="2659" w:author="Administrator" w:date="2024-05-14T16:53:07Z"/>
          <w:rFonts w:hint="eastAsia" w:ascii="Times New Roman" w:hAnsi="Times New Roman" w:eastAsia="宋体" w:cs="Times New Roman"/>
          <w:color w:val="auto"/>
          <w:lang w:val="en-US" w:eastAsia="zh-CN"/>
        </w:rPr>
      </w:pPr>
      <w:ins w:id="2660" w:author="Administrator" w:date="2024-05-14T16:53:07Z">
        <w:r>
          <w:rPr>
            <w:rFonts w:hint="eastAsia" w:ascii="Times New Roman" w:hAnsi="Times New Roman" w:eastAsia="宋体" w:cs="Times New Roman"/>
            <w:color w:val="auto"/>
            <w:lang w:val="en-US" w:eastAsia="zh-CN"/>
          </w:rPr>
          <w:t>根据检测结果及结构复核验算，并依据《建筑幕墙可靠性鉴定技术规程》</w:t>
        </w:r>
      </w:ins>
      <w:ins w:id="2661" w:author="Administrator" w:date="2024-05-14T16:53:07Z">
        <w:r>
          <w:rPr>
            <w:rFonts w:hint="default" w:ascii="Times New Roman" w:hAnsi="Times New Roman" w:eastAsia="宋体" w:cs="Times New Roman"/>
            <w:spacing w:val="2"/>
            <w:sz w:val="24"/>
            <w:szCs w:val="24"/>
            <w:lang w:val="en-US" w:eastAsia="zh-CN"/>
          </w:rPr>
          <w:t>(</w:t>
        </w:r>
      </w:ins>
      <w:ins w:id="2662" w:author="Administrator" w:date="2024-05-14T16:53:07Z">
        <w:r>
          <w:rPr>
            <w:rFonts w:hint="default" w:ascii="Times New Roman" w:hAnsi="Times New Roman" w:cs="Times New Roman"/>
            <w:spacing w:val="2"/>
            <w:sz w:val="24"/>
            <w:szCs w:val="24"/>
            <w:lang w:val="en-US" w:eastAsia="zh-CN"/>
          </w:rPr>
          <w:t>DBJ/T15-88-2022</w:t>
        </w:r>
      </w:ins>
      <w:ins w:id="2663" w:author="Administrator" w:date="2024-05-14T16:53:07Z">
        <w:r>
          <w:rPr>
            <w:rFonts w:hint="default" w:ascii="Times New Roman" w:hAnsi="Times New Roman" w:eastAsia="宋体" w:cs="Times New Roman"/>
            <w:spacing w:val="2"/>
            <w:sz w:val="24"/>
            <w:szCs w:val="24"/>
            <w:lang w:val="en-US" w:eastAsia="zh-CN"/>
          </w:rPr>
          <w:t>)</w:t>
        </w:r>
      </w:ins>
      <w:ins w:id="2664" w:author="Administrator" w:date="2024-05-14T16:53:07Z">
        <w:r>
          <w:rPr>
            <w:rFonts w:hint="eastAsia" w:ascii="Times New Roman" w:hAnsi="Times New Roman" w:eastAsia="宋体" w:cs="Times New Roman"/>
            <w:color w:val="auto"/>
            <w:lang w:val="en-US" w:eastAsia="zh-CN"/>
          </w:rPr>
          <w:t>做综合评定，</w:t>
        </w:r>
      </w:ins>
      <w:ins w:id="2665" w:author="Administrator" w:date="2024-05-14T16:53:07Z">
        <w:r>
          <w:rPr>
            <w:rFonts w:hint="eastAsia" w:ascii="Times New Roman" w:hAnsi="Times New Roman" w:eastAsia="宋体" w:cs="Times New Roman"/>
            <w:color w:val="auto"/>
          </w:rPr>
          <w:t>玻璃幕墙鉴定单元</w:t>
        </w:r>
      </w:ins>
      <w:ins w:id="2666" w:author="Administrator" w:date="2024-05-14T16:53:07Z">
        <w:r>
          <w:rPr>
            <w:rFonts w:hint="eastAsia" w:ascii="Times New Roman" w:hAnsi="Times New Roman" w:eastAsia="宋体" w:cs="Times New Roman"/>
            <w:color w:val="auto"/>
            <w:lang w:val="en-US" w:eastAsia="zh-CN"/>
          </w:rPr>
          <w:t>使用</w:t>
        </w:r>
      </w:ins>
      <w:ins w:id="2667" w:author="Administrator" w:date="2024-05-14T16:53:07Z">
        <w:r>
          <w:rPr>
            <w:rFonts w:hint="eastAsia" w:ascii="Times New Roman" w:hAnsi="Times New Roman" w:eastAsia="宋体" w:cs="Times New Roman"/>
            <w:color w:val="auto"/>
          </w:rPr>
          <w:t>性鉴定评级</w:t>
        </w:r>
      </w:ins>
      <w:ins w:id="2668" w:author="Administrator" w:date="2024-05-14T16:53:07Z">
        <w:r>
          <w:rPr>
            <w:rFonts w:hint="eastAsia" w:ascii="Times New Roman" w:hAnsi="Times New Roman" w:eastAsia="宋体" w:cs="Times New Roman"/>
            <w:color w:val="auto"/>
            <w:lang w:val="en-US" w:eastAsia="zh-CN"/>
          </w:rPr>
          <w:t>为B</w:t>
        </w:r>
      </w:ins>
      <w:ins w:id="2669" w:author="Administrator" w:date="2024-05-14T16:53:07Z">
        <w:r>
          <w:rPr>
            <w:rFonts w:hint="eastAsia" w:ascii="Times New Roman" w:hAnsi="Times New Roman" w:eastAsia="宋体" w:cs="Times New Roman"/>
            <w:color w:val="auto"/>
            <w:vertAlign w:val="subscript"/>
            <w:lang w:val="en-US" w:eastAsia="zh-CN"/>
          </w:rPr>
          <w:t>ss</w:t>
        </w:r>
      </w:ins>
      <w:ins w:id="2670" w:author="Administrator" w:date="2024-05-14T16:53:07Z">
        <w:r>
          <w:rPr>
            <w:rFonts w:hint="eastAsia" w:ascii="Times New Roman" w:hAnsi="Times New Roman" w:eastAsia="宋体" w:cs="Times New Roman"/>
            <w:color w:val="auto"/>
            <w:lang w:val="en-US" w:eastAsia="zh-CN"/>
          </w:rPr>
          <w:t>级标准，使用性低于规程对A</w:t>
        </w:r>
      </w:ins>
      <w:ins w:id="2671" w:author="Administrator" w:date="2024-05-14T16:53:07Z">
        <w:r>
          <w:rPr>
            <w:rFonts w:hint="eastAsia" w:ascii="Times New Roman" w:hAnsi="Times New Roman" w:eastAsia="宋体" w:cs="Times New Roman"/>
            <w:color w:val="auto"/>
            <w:vertAlign w:val="subscript"/>
            <w:lang w:val="en-US" w:eastAsia="zh-CN"/>
          </w:rPr>
          <w:t>ss</w:t>
        </w:r>
      </w:ins>
      <w:ins w:id="2672" w:author="Administrator" w:date="2024-05-14T16:53:07Z">
        <w:r>
          <w:rPr>
            <w:rFonts w:hint="eastAsia" w:ascii="Times New Roman" w:hAnsi="Times New Roman" w:eastAsia="宋体" w:cs="Times New Roman"/>
            <w:color w:val="auto"/>
            <w:lang w:val="en-US" w:eastAsia="zh-CN"/>
          </w:rPr>
          <w:t>级的要求，尚不显著影响整体使用功能。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textAlignment w:val="auto"/>
        <w:outlineLvl w:val="9"/>
        <w:rPr>
          <w:ins w:id="2673" w:author="Administrator" w:date="2024-05-14T16:53:07Z"/>
          <w:rFonts w:hint="eastAsia"/>
          <w:color w:val="auto"/>
          <w:lang w:val="en-US" w:eastAsia="zh-CN"/>
        </w:rPr>
      </w:pPr>
      <w:ins w:id="2674" w:author="Administrator" w:date="2024-05-14T16:53:07Z">
        <w:r>
          <w:rPr>
            <w:rFonts w:hint="eastAsia"/>
            <w:color w:val="auto"/>
            <w:lang w:val="en-US" w:eastAsia="zh-CN"/>
          </w:rPr>
          <w:t>处理建议：</w:t>
        </w:r>
      </w:ins>
    </w:p>
    <w:p>
      <w:pPr>
        <w:numPr>
          <w:ilvl w:val="0"/>
          <w:numId w:val="12"/>
        </w:numPr>
        <w:spacing w:line="360" w:lineRule="auto"/>
        <w:ind w:left="0" w:leftChars="0" w:right="240" w:rightChars="100" w:firstLine="480" w:firstLineChars="200"/>
        <w:outlineLvl w:val="9"/>
        <w:rPr>
          <w:rFonts w:hint="eastAsia"/>
          <w:color w:val="auto"/>
          <w:highlight w:val="none"/>
          <w:lang w:val="en-US" w:eastAsia="zh-CN"/>
        </w:rPr>
      </w:pPr>
      <w:ins w:id="2675" w:author="Administrator" w:date="2024-05-14T16:53:07Z">
        <w:r>
          <w:rPr>
            <w:rFonts w:hint="eastAsia"/>
            <w:color w:val="auto"/>
            <w:highlight w:val="none"/>
            <w:lang w:val="en-US" w:eastAsia="zh-CN"/>
          </w:rPr>
          <w:t>建议对缺失底部盖板的横梁及有穿孔现象的立柱进行维修加固处理。</w:t>
        </w:r>
      </w:ins>
    </w:p>
    <w:p>
      <w:pPr>
        <w:numPr>
          <w:ilvl w:val="0"/>
          <w:numId w:val="12"/>
        </w:numPr>
        <w:spacing w:line="360" w:lineRule="auto"/>
        <w:ind w:left="0" w:leftChars="0" w:right="240" w:rightChars="100" w:firstLine="480" w:firstLineChars="200"/>
        <w:outlineLvl w:val="9"/>
        <w:rPr>
          <w:ins w:id="2676" w:author="Administrator" w:date="2024-05-14T16:53:07Z"/>
          <w:rFonts w:hint="eastAsia"/>
          <w:color w:val="auto"/>
          <w:highlight w:val="none"/>
          <w:lang w:val="en-US" w:eastAsia="zh-CN"/>
        </w:rPr>
      </w:pPr>
      <w:ins w:id="2677" w:author="Administrator" w:date="2024-05-15T16:54:54Z">
        <w:r>
          <w:rPr>
            <w:rFonts w:hint="eastAsia"/>
            <w:color w:val="auto"/>
            <w:highlight w:val="none"/>
            <w:lang w:val="en-US" w:eastAsia="zh-CN"/>
          </w:rPr>
          <w:t>建议对无法正常启闭的开启窗进行维修处理，并定期对开启窗进行维护保养。</w:t>
        </w:r>
      </w:ins>
      <w:del w:id="2678" w:author="Administrator" w:date="2024-05-15T16:54:54Z">
        <w:r>
          <w:rPr>
            <w:rFonts w:hint="eastAsia"/>
            <w:color w:val="auto"/>
            <w:highlight w:val="none"/>
            <w:lang w:val="en-US" w:eastAsia="zh-CN"/>
          </w:rPr>
          <w:delText>窗</w:delText>
        </w:r>
      </w:del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left"/>
        <w:textAlignment w:val="auto"/>
        <w:outlineLvl w:val="9"/>
        <w:rPr>
          <w:ins w:id="2679" w:author="Administrator" w:date="2024-05-14T16:53:07Z"/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3</w:t>
      </w:r>
      <w:ins w:id="2680" w:author="Administrator" w:date="2024-05-14T16:53:07Z">
        <w:r>
          <w:rPr>
            <w:rFonts w:hint="eastAsia"/>
            <w:color w:val="auto"/>
            <w:lang w:val="en-US" w:eastAsia="zh-CN"/>
          </w:rPr>
          <w:t>、建议加强对幕墙的日常巡查和日常维护，并制定幕墙的维修、保养计划与制度，定期对幕墙进行保养。</w:t>
        </w:r>
      </w:ins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ind w:firstLine="240" w:firstLineChars="100"/>
        <w:outlineLvl w:val="9"/>
        <w:rPr>
          <w:del w:id="2681" w:author="Administrator" w:date="2024-05-14T16:53:07Z"/>
          <w:rFonts w:hint="default"/>
          <w:color w:val="auto"/>
        </w:rPr>
      </w:pPr>
      <w:ins w:id="2682" w:author="Administrator" w:date="2024-05-14T16:53:07Z">
        <w:r>
          <w:rPr>
            <w:rFonts w:hint="eastAsia" w:cs="Times New Roman"/>
            <w:b w:val="0"/>
            <w:bCs/>
            <w:color w:val="auto"/>
            <w:sz w:val="24"/>
            <w:szCs w:val="24"/>
            <w:lang w:val="en-US" w:eastAsia="zh-CN"/>
          </w:rPr>
          <w:t>（以下空白）</w:t>
        </w:r>
      </w:ins>
      <w:del w:id="2683" w:author="Administrator" w:date="2024-05-14T16:53:07Z">
        <w:r>
          <w:rPr>
            <w:rFonts w:hint="eastAsia"/>
            <w:color w:val="auto"/>
            <w:lang w:val="en-US" w:eastAsia="zh-CN"/>
          </w:rPr>
          <w:delText>7.1</w:delText>
        </w:r>
      </w:del>
      <w:del w:id="2684" w:author="Administrator" w:date="2024-05-14T16:53:07Z">
        <w:r>
          <w:rPr>
            <w:rFonts w:hint="default"/>
            <w:color w:val="auto"/>
          </w:rPr>
          <w:delText>玻璃幕墙结构构件</w:delText>
        </w:r>
        <w:bookmarkEnd w:id="44"/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outlineLvl w:val="9"/>
        <w:rPr>
          <w:del w:id="2685" w:author="Administrator" w:date="2024-05-14T16:53:07Z"/>
          <w:rFonts w:hint="default"/>
          <w:color w:val="auto"/>
        </w:rPr>
      </w:pPr>
      <w:del w:id="2686" w:author="Administrator" w:date="2024-05-14T16:53:07Z">
        <w:r>
          <w:rPr>
            <w:rFonts w:hint="eastAsia"/>
            <w:color w:val="auto"/>
            <w:lang w:val="en-US" w:eastAsia="zh-CN"/>
          </w:rPr>
          <w:delText>7.1.1</w:delText>
        </w:r>
      </w:del>
      <w:del w:id="2687" w:author="Administrator" w:date="2024-05-14T16:53:07Z">
        <w:r>
          <w:rPr>
            <w:rFonts w:hint="default"/>
            <w:color w:val="auto"/>
          </w:rPr>
          <w:delText>立柱、横梁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outlineLvl w:val="9"/>
        <w:rPr>
          <w:del w:id="2688" w:author="Administrator" w:date="2024-05-14T16:53:07Z"/>
          <w:rFonts w:hint="default"/>
          <w:color w:val="auto"/>
        </w:rPr>
      </w:pPr>
      <w:del w:id="2689" w:author="Administrator" w:date="2024-05-14T16:53:07Z">
        <w:r>
          <w:rPr>
            <w:rFonts w:hint="eastAsia"/>
            <w:color w:val="auto"/>
            <w:lang w:eastAsia="zh-CN"/>
          </w:rPr>
          <w:delText>（</w:delText>
        </w:r>
      </w:del>
      <w:del w:id="2690" w:author="Administrator" w:date="2024-05-14T16:53:07Z">
        <w:r>
          <w:rPr>
            <w:rFonts w:hint="eastAsia"/>
            <w:color w:val="auto"/>
            <w:lang w:val="en-US" w:eastAsia="zh-CN"/>
          </w:rPr>
          <w:delText>1</w:delText>
        </w:r>
      </w:del>
      <w:del w:id="2691" w:author="Administrator" w:date="2024-05-14T16:53:07Z">
        <w:r>
          <w:rPr>
            <w:rFonts w:hint="eastAsia"/>
            <w:color w:val="auto"/>
            <w:lang w:eastAsia="zh-CN"/>
          </w:rPr>
          <w:delText>）</w:delText>
        </w:r>
      </w:del>
      <w:del w:id="2692" w:author="Administrator" w:date="2024-05-14T16:53:07Z">
        <w:r>
          <w:rPr>
            <w:rFonts w:hint="default"/>
            <w:color w:val="auto"/>
          </w:rPr>
          <w:delText>立柱、横梁表面无明显变形、裂纹</w:delText>
        </w:r>
      </w:del>
      <w:del w:id="2693" w:author="Administrator" w:date="2024-05-14T16:53:07Z">
        <w:r>
          <w:rPr>
            <w:rFonts w:hint="eastAsia"/>
            <w:color w:val="auto"/>
            <w:lang w:eastAsia="zh-CN"/>
          </w:rPr>
          <w:delText>、</w:delText>
        </w:r>
      </w:del>
      <w:del w:id="2694" w:author="Administrator" w:date="2024-05-14T16:53:07Z">
        <w:r>
          <w:rPr>
            <w:rFonts w:hint="default"/>
            <w:color w:val="auto"/>
          </w:rPr>
          <w:delText>流痕；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outlineLvl w:val="9"/>
        <w:rPr>
          <w:del w:id="2695" w:author="Administrator" w:date="2024-05-14T16:53:07Z"/>
          <w:rFonts w:hint="default"/>
          <w:color w:val="auto"/>
        </w:rPr>
      </w:pPr>
      <w:del w:id="2696" w:author="Administrator" w:date="2024-05-14T16:53:07Z">
        <w:r>
          <w:rPr>
            <w:rFonts w:hint="eastAsia"/>
            <w:color w:val="auto"/>
            <w:lang w:eastAsia="zh-CN"/>
          </w:rPr>
          <w:delText>（</w:delText>
        </w:r>
      </w:del>
      <w:del w:id="2697" w:author="Administrator" w:date="2024-05-14T16:53:07Z">
        <w:r>
          <w:rPr>
            <w:rFonts w:hint="eastAsia"/>
            <w:color w:val="auto"/>
            <w:lang w:val="en-US" w:eastAsia="zh-CN"/>
          </w:rPr>
          <w:delText>2</w:delText>
        </w:r>
      </w:del>
      <w:del w:id="2698" w:author="Administrator" w:date="2024-05-14T16:53:07Z">
        <w:r>
          <w:rPr>
            <w:rFonts w:hint="eastAsia"/>
            <w:color w:val="auto"/>
            <w:lang w:eastAsia="zh-CN"/>
          </w:rPr>
          <w:delText>）</w:delText>
        </w:r>
      </w:del>
      <w:del w:id="2699" w:author="Administrator" w:date="2024-05-14T16:53:07Z">
        <w:r>
          <w:rPr>
            <w:rFonts w:hint="default"/>
            <w:color w:val="auto"/>
          </w:rPr>
          <w:delText>立柱、横梁壁厚、涂膜膜厚等符合</w:delText>
        </w:r>
      </w:del>
      <w:del w:id="2700" w:author="Administrator" w:date="2024-05-14T16:53:07Z">
        <w:r>
          <w:rPr>
            <w:rFonts w:hint="eastAsia"/>
            <w:color w:val="auto"/>
            <w:lang w:val="en-US" w:eastAsia="zh-CN"/>
          </w:rPr>
          <w:delText>规范</w:delText>
        </w:r>
      </w:del>
      <w:del w:id="2701" w:author="Administrator" w:date="2024-05-14T16:53:07Z">
        <w:r>
          <w:rPr>
            <w:rFonts w:hint="default"/>
            <w:color w:val="auto"/>
          </w:rPr>
          <w:delText>要求；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outlineLvl w:val="9"/>
        <w:rPr>
          <w:del w:id="2702" w:author="Administrator" w:date="2024-05-14T16:53:07Z"/>
          <w:rFonts w:hint="default"/>
          <w:color w:val="auto"/>
        </w:rPr>
      </w:pPr>
      <w:del w:id="2703" w:author="Administrator" w:date="2024-05-14T16:53:07Z">
        <w:r>
          <w:rPr>
            <w:rFonts w:hint="eastAsia"/>
            <w:color w:val="auto"/>
            <w:lang w:eastAsia="zh-CN"/>
          </w:rPr>
          <w:delText>（</w:delText>
        </w:r>
      </w:del>
      <w:del w:id="2704" w:author="Administrator" w:date="2024-05-14T16:53:07Z">
        <w:r>
          <w:rPr>
            <w:rFonts w:hint="eastAsia"/>
            <w:color w:val="auto"/>
            <w:lang w:val="en-US" w:eastAsia="zh-CN"/>
          </w:rPr>
          <w:delText>3</w:delText>
        </w:r>
      </w:del>
      <w:del w:id="2705" w:author="Administrator" w:date="2024-05-14T16:53:07Z">
        <w:r>
          <w:rPr>
            <w:rFonts w:hint="eastAsia"/>
            <w:color w:val="auto"/>
            <w:lang w:eastAsia="zh-CN"/>
          </w:rPr>
          <w:delText>）</w:delText>
        </w:r>
      </w:del>
      <w:del w:id="2706" w:author="Administrator" w:date="2024-05-14T16:53:07Z">
        <w:r>
          <w:rPr>
            <w:rFonts w:hint="default"/>
            <w:color w:val="auto"/>
          </w:rPr>
          <w:delText>立柱、横梁</w:delText>
        </w:r>
      </w:del>
      <w:del w:id="2707" w:author="Administrator" w:date="2024-05-14T16:53:07Z">
        <w:r>
          <w:rPr>
            <w:rFonts w:hint="eastAsia"/>
            <w:color w:val="auto"/>
            <w:lang w:val="en-US" w:eastAsia="zh-CN"/>
          </w:rPr>
          <w:delText>个别立柱与主体连接处锚栓螺丝帽缺失，个别横梁和立柱连接处有衔接不够紧密现象，整体基本</w:delText>
        </w:r>
      </w:del>
      <w:del w:id="2708" w:author="Administrator" w:date="2024-05-14T16:53:07Z">
        <w:r>
          <w:rPr>
            <w:rFonts w:hint="default"/>
            <w:color w:val="auto"/>
          </w:rPr>
          <w:delText>符合</w:delText>
        </w:r>
      </w:del>
      <w:del w:id="2709" w:author="Administrator" w:date="2024-05-14T16:53:07Z">
        <w:r>
          <w:rPr>
            <w:rFonts w:hint="eastAsia"/>
            <w:color w:val="auto"/>
            <w:lang w:val="en-US" w:eastAsia="zh-CN"/>
          </w:rPr>
          <w:delText>规范</w:delText>
        </w:r>
      </w:del>
      <w:del w:id="2710" w:author="Administrator" w:date="2024-05-14T16:53:07Z">
        <w:r>
          <w:rPr>
            <w:rFonts w:hint="default"/>
            <w:color w:val="auto"/>
          </w:rPr>
          <w:delText>要求；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outlineLvl w:val="9"/>
        <w:rPr>
          <w:del w:id="2711" w:author="Administrator" w:date="2024-05-14T16:53:07Z"/>
          <w:rFonts w:hint="default"/>
          <w:color w:val="auto"/>
        </w:rPr>
      </w:pPr>
      <w:del w:id="2712" w:author="Administrator" w:date="2024-05-14T16:53:07Z">
        <w:r>
          <w:rPr>
            <w:rFonts w:hint="eastAsia"/>
            <w:color w:val="auto"/>
            <w:lang w:val="en-US" w:eastAsia="zh-CN"/>
          </w:rPr>
          <w:delText>7.1.2</w:delText>
        </w:r>
      </w:del>
      <w:del w:id="2713" w:author="Administrator" w:date="2024-05-14T16:53:07Z">
        <w:r>
          <w:rPr>
            <w:rFonts w:hint="default"/>
            <w:color w:val="auto"/>
          </w:rPr>
          <w:delText>玻璃面板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outlineLvl w:val="9"/>
        <w:rPr>
          <w:del w:id="2714" w:author="Administrator" w:date="2024-05-14T16:53:07Z"/>
          <w:rFonts w:hint="default"/>
          <w:color w:val="auto"/>
        </w:rPr>
      </w:pPr>
      <w:del w:id="2715" w:author="Administrator" w:date="2024-05-14T16:53:07Z">
        <w:r>
          <w:rPr>
            <w:rFonts w:hint="eastAsia"/>
            <w:color w:val="auto"/>
            <w:lang w:eastAsia="zh-CN"/>
          </w:rPr>
          <w:delText>（</w:delText>
        </w:r>
      </w:del>
      <w:del w:id="2716" w:author="Administrator" w:date="2024-05-14T16:53:07Z">
        <w:r>
          <w:rPr>
            <w:rFonts w:hint="eastAsia"/>
            <w:color w:val="auto"/>
            <w:lang w:val="en-US" w:eastAsia="zh-CN"/>
          </w:rPr>
          <w:delText>1</w:delText>
        </w:r>
      </w:del>
      <w:del w:id="2717" w:author="Administrator" w:date="2024-05-14T16:53:07Z">
        <w:r>
          <w:rPr>
            <w:rFonts w:hint="eastAsia"/>
            <w:color w:val="auto"/>
            <w:lang w:eastAsia="zh-CN"/>
          </w:rPr>
          <w:delText>）</w:delText>
        </w:r>
      </w:del>
      <w:del w:id="2718" w:author="Administrator" w:date="2024-05-14T16:53:07Z">
        <w:r>
          <w:rPr>
            <w:rFonts w:hint="eastAsia"/>
            <w:color w:val="auto"/>
            <w:sz w:val="24"/>
            <w:szCs w:val="24"/>
            <w:lang w:val="en-US" w:eastAsia="zh-CN"/>
          </w:rPr>
          <w:delText>玻璃面板无明显斑点、划伤等缺陷</w:delText>
        </w:r>
      </w:del>
      <w:del w:id="2719" w:author="Administrator" w:date="2024-05-14T16:53:07Z">
        <w:r>
          <w:rPr>
            <w:rFonts w:hint="default"/>
            <w:color w:val="auto"/>
          </w:rPr>
          <w:delText>；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outlineLvl w:val="9"/>
        <w:rPr>
          <w:del w:id="2720" w:author="Administrator" w:date="2024-05-14T16:53:07Z"/>
          <w:rFonts w:hint="default"/>
          <w:color w:val="auto"/>
        </w:rPr>
      </w:pPr>
      <w:del w:id="2721" w:author="Administrator" w:date="2024-05-14T16:53:07Z">
        <w:r>
          <w:rPr>
            <w:rFonts w:hint="eastAsia"/>
            <w:color w:val="auto"/>
            <w:lang w:eastAsia="zh-CN"/>
          </w:rPr>
          <w:delText>（</w:delText>
        </w:r>
      </w:del>
      <w:del w:id="2722" w:author="Administrator" w:date="2024-05-14T16:53:07Z">
        <w:r>
          <w:rPr>
            <w:rFonts w:hint="eastAsia"/>
            <w:color w:val="auto"/>
            <w:lang w:val="en-US" w:eastAsia="zh-CN"/>
          </w:rPr>
          <w:delText>2</w:delText>
        </w:r>
      </w:del>
      <w:del w:id="2723" w:author="Administrator" w:date="2024-05-14T16:53:07Z">
        <w:r>
          <w:rPr>
            <w:rFonts w:hint="eastAsia"/>
            <w:color w:val="auto"/>
            <w:lang w:eastAsia="zh-CN"/>
          </w:rPr>
          <w:delText>）</w:delText>
        </w:r>
      </w:del>
      <w:del w:id="2724" w:author="Administrator" w:date="2024-05-14T16:53:07Z">
        <w:r>
          <w:rPr>
            <w:rFonts w:hint="default"/>
            <w:color w:val="auto"/>
          </w:rPr>
          <w:delText>玻璃品种为</w:delText>
        </w:r>
      </w:del>
      <w:del w:id="2725" w:author="Administrator" w:date="2024-05-14T16:53:07Z">
        <w:r>
          <w:rPr>
            <w:rFonts w:hint="eastAsia"/>
            <w:color w:val="auto"/>
            <w:lang w:val="en-US" w:eastAsia="zh-CN"/>
          </w:rPr>
          <w:delText>钢化中空</w:delText>
        </w:r>
      </w:del>
      <w:del w:id="2726" w:author="Administrator" w:date="2024-05-14T16:53:07Z">
        <w:r>
          <w:rPr>
            <w:rFonts w:hint="default"/>
            <w:color w:val="auto"/>
          </w:rPr>
          <w:delText>玻璃，安全玻璃，满足</w:delText>
        </w:r>
      </w:del>
      <w:del w:id="2727" w:author="Administrator" w:date="2024-05-14T16:53:07Z">
        <w:r>
          <w:rPr>
            <w:rFonts w:hint="eastAsia"/>
            <w:color w:val="auto"/>
            <w:lang w:val="en-US" w:eastAsia="zh-CN"/>
          </w:rPr>
          <w:delText>规范</w:delText>
        </w:r>
      </w:del>
      <w:del w:id="2728" w:author="Administrator" w:date="2024-05-14T16:53:07Z">
        <w:r>
          <w:rPr>
            <w:rFonts w:hint="default"/>
            <w:color w:val="auto"/>
          </w:rPr>
          <w:delText xml:space="preserve">要求； 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outlineLvl w:val="9"/>
        <w:rPr>
          <w:del w:id="2729" w:author="Administrator" w:date="2024-05-14T16:53:07Z"/>
          <w:rFonts w:hint="default"/>
          <w:color w:val="auto"/>
        </w:rPr>
      </w:pPr>
      <w:del w:id="2730" w:author="Administrator" w:date="2024-05-14T16:53:07Z">
        <w:r>
          <w:rPr>
            <w:rFonts w:hint="eastAsia"/>
            <w:color w:val="auto"/>
            <w:lang w:eastAsia="zh-CN"/>
          </w:rPr>
          <w:delText>（</w:delText>
        </w:r>
      </w:del>
      <w:del w:id="2731" w:author="Administrator" w:date="2024-05-14T16:53:07Z">
        <w:r>
          <w:rPr>
            <w:rFonts w:hint="default"/>
            <w:color w:val="auto"/>
            <w:lang w:eastAsia="zh-CN"/>
          </w:rPr>
          <w:delText>3</w:delText>
        </w:r>
      </w:del>
      <w:del w:id="2732" w:author="Administrator" w:date="2024-05-14T16:53:07Z">
        <w:r>
          <w:rPr>
            <w:rFonts w:hint="eastAsia"/>
            <w:color w:val="auto"/>
            <w:lang w:eastAsia="zh-CN"/>
          </w:rPr>
          <w:delText>）</w:delText>
        </w:r>
      </w:del>
      <w:del w:id="2733" w:author="Administrator" w:date="2024-05-14T16:53:07Z">
        <w:r>
          <w:rPr>
            <w:rFonts w:hint="default"/>
            <w:color w:val="auto"/>
          </w:rPr>
          <w:delText>玻璃厚度符合</w:delText>
        </w:r>
      </w:del>
      <w:del w:id="2734" w:author="Administrator" w:date="2024-05-14T16:53:07Z">
        <w:r>
          <w:rPr>
            <w:rFonts w:hint="eastAsia"/>
            <w:color w:val="auto"/>
            <w:lang w:val="en-US" w:eastAsia="zh-CN"/>
          </w:rPr>
          <w:delText>规范</w:delText>
        </w:r>
      </w:del>
      <w:del w:id="2735" w:author="Administrator" w:date="2024-05-14T16:53:07Z">
        <w:r>
          <w:rPr>
            <w:rFonts w:hint="default"/>
            <w:color w:val="auto"/>
          </w:rPr>
          <w:delText>要求；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outlineLvl w:val="9"/>
        <w:rPr>
          <w:del w:id="2736" w:author="Administrator" w:date="2024-05-14T16:53:07Z"/>
          <w:rFonts w:hint="default"/>
          <w:color w:val="auto"/>
        </w:rPr>
      </w:pPr>
      <w:del w:id="2737" w:author="Administrator" w:date="2024-05-14T16:53:07Z">
        <w:r>
          <w:rPr>
            <w:rFonts w:hint="eastAsia"/>
            <w:color w:val="auto"/>
            <w:lang w:eastAsia="zh-CN"/>
          </w:rPr>
          <w:delText>（</w:delText>
        </w:r>
      </w:del>
      <w:del w:id="2738" w:author="Administrator" w:date="2024-05-14T16:53:07Z">
        <w:r>
          <w:rPr>
            <w:rFonts w:hint="eastAsia"/>
            <w:color w:val="auto"/>
            <w:lang w:val="en-US" w:eastAsia="zh-CN"/>
          </w:rPr>
          <w:delText>4</w:delText>
        </w:r>
      </w:del>
      <w:del w:id="2739" w:author="Administrator" w:date="2024-05-14T16:53:07Z">
        <w:r>
          <w:rPr>
            <w:rFonts w:hint="eastAsia"/>
            <w:color w:val="auto"/>
            <w:lang w:eastAsia="zh-CN"/>
          </w:rPr>
          <w:delText>）</w:delText>
        </w:r>
      </w:del>
      <w:del w:id="2740" w:author="Administrator" w:date="2024-05-14T16:53:07Z">
        <w:r>
          <w:rPr>
            <w:rFonts w:hint="default"/>
            <w:color w:val="auto"/>
          </w:rPr>
          <w:delText>玻璃</w:delText>
        </w:r>
      </w:del>
      <w:del w:id="2741" w:author="Administrator" w:date="2024-05-14T16:53:07Z">
        <w:r>
          <w:rPr>
            <w:rFonts w:hint="eastAsia"/>
            <w:color w:val="auto"/>
            <w:lang w:val="en-US" w:eastAsia="zh-CN"/>
          </w:rPr>
          <w:delText>连接基本</w:delText>
        </w:r>
      </w:del>
      <w:del w:id="2742" w:author="Administrator" w:date="2024-05-14T16:53:07Z">
        <w:r>
          <w:rPr>
            <w:rFonts w:hint="default"/>
            <w:color w:val="auto"/>
          </w:rPr>
          <w:delText>符合</w:delText>
        </w:r>
      </w:del>
      <w:del w:id="2743" w:author="Administrator" w:date="2024-05-14T16:53:07Z">
        <w:r>
          <w:rPr>
            <w:rFonts w:hint="eastAsia"/>
            <w:color w:val="auto"/>
            <w:lang w:val="en-US" w:eastAsia="zh-CN"/>
          </w:rPr>
          <w:delText>规范</w:delText>
        </w:r>
      </w:del>
      <w:del w:id="2744" w:author="Administrator" w:date="2024-05-14T16:53:07Z">
        <w:r>
          <w:rPr>
            <w:rFonts w:hint="default"/>
            <w:color w:val="auto"/>
          </w:rPr>
          <w:delText>要求；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outlineLvl w:val="9"/>
        <w:rPr>
          <w:del w:id="2745" w:author="Administrator" w:date="2024-05-14T16:53:07Z"/>
          <w:rFonts w:hint="default"/>
          <w:color w:val="auto"/>
        </w:rPr>
      </w:pPr>
      <w:del w:id="2746" w:author="Administrator" w:date="2024-05-14T16:53:07Z">
        <w:r>
          <w:rPr>
            <w:rFonts w:hint="eastAsia"/>
            <w:color w:val="auto"/>
            <w:lang w:val="en-US" w:eastAsia="zh-CN"/>
          </w:rPr>
          <w:delText>7.1.3</w:delText>
        </w:r>
      </w:del>
      <w:del w:id="2747" w:author="Administrator" w:date="2024-05-14T16:53:07Z">
        <w:r>
          <w:rPr>
            <w:rFonts w:hint="default"/>
            <w:color w:val="auto"/>
          </w:rPr>
          <w:delText>密封材料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outlineLvl w:val="9"/>
        <w:rPr>
          <w:del w:id="2748" w:author="Administrator" w:date="2024-05-14T16:53:07Z"/>
          <w:rFonts w:hint="eastAsia"/>
          <w:color w:val="auto"/>
          <w:lang w:eastAsia="zh-CN"/>
        </w:rPr>
      </w:pPr>
      <w:del w:id="2749" w:author="Administrator" w:date="2024-05-14T16:53:07Z">
        <w:r>
          <w:rPr>
            <w:rFonts w:hint="eastAsia"/>
            <w:color w:val="auto"/>
            <w:lang w:eastAsia="zh-CN"/>
          </w:rPr>
          <w:delText>（</w:delText>
        </w:r>
      </w:del>
      <w:del w:id="2750" w:author="Administrator" w:date="2024-05-14T16:53:07Z">
        <w:r>
          <w:rPr>
            <w:rFonts w:hint="eastAsia"/>
            <w:color w:val="auto"/>
            <w:lang w:val="en-US" w:eastAsia="zh-CN"/>
          </w:rPr>
          <w:delText>1</w:delText>
        </w:r>
      </w:del>
      <w:del w:id="2751" w:author="Administrator" w:date="2024-05-14T16:53:07Z">
        <w:r>
          <w:rPr>
            <w:rFonts w:hint="eastAsia"/>
            <w:color w:val="auto"/>
            <w:lang w:eastAsia="zh-CN"/>
          </w:rPr>
          <w:delText>）</w:delText>
        </w:r>
      </w:del>
      <w:del w:id="2752" w:author="Administrator" w:date="2024-05-14T16:53:07Z">
        <w:r>
          <w:rPr>
            <w:rFonts w:hint="eastAsia"/>
            <w:color w:val="auto"/>
            <w:lang w:val="en-US" w:eastAsia="zh-CN"/>
          </w:rPr>
          <w:delText>密封材料个别结构胶与横梁粘连处有少量气泡和连接不紧密现象，四层西面中部柱子后面玻璃与横梁连接处结构胶未打满，整体基本</w:delText>
        </w:r>
      </w:del>
      <w:del w:id="2753" w:author="Administrator" w:date="2024-05-14T16:53:07Z">
        <w:r>
          <w:rPr>
            <w:rFonts w:hint="default"/>
            <w:color w:val="auto"/>
          </w:rPr>
          <w:delText>符合规范要求；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outlineLvl w:val="9"/>
        <w:rPr>
          <w:del w:id="2754" w:author="Administrator" w:date="2024-05-14T16:53:07Z"/>
          <w:rFonts w:hint="default"/>
          <w:color w:val="auto"/>
        </w:rPr>
      </w:pPr>
      <w:del w:id="2755" w:author="Administrator" w:date="2024-05-14T16:53:07Z">
        <w:r>
          <w:rPr>
            <w:rFonts w:hint="eastAsia"/>
            <w:color w:val="auto"/>
            <w:lang w:eastAsia="zh-CN"/>
          </w:rPr>
          <w:delText>（</w:delText>
        </w:r>
      </w:del>
      <w:del w:id="2756" w:author="Administrator" w:date="2024-05-14T16:53:07Z">
        <w:r>
          <w:rPr>
            <w:rFonts w:hint="eastAsia"/>
            <w:color w:val="auto"/>
            <w:lang w:val="en-US" w:eastAsia="zh-CN"/>
          </w:rPr>
          <w:delText>2</w:delText>
        </w:r>
      </w:del>
      <w:del w:id="2757" w:author="Administrator" w:date="2024-05-14T16:53:07Z">
        <w:r>
          <w:rPr>
            <w:rFonts w:hint="eastAsia"/>
            <w:color w:val="auto"/>
            <w:lang w:eastAsia="zh-CN"/>
          </w:rPr>
          <w:delText>）</w:delText>
        </w:r>
      </w:del>
      <w:del w:id="2758" w:author="Administrator" w:date="2024-05-14T16:53:07Z">
        <w:r>
          <w:rPr>
            <w:rFonts w:hint="eastAsia"/>
            <w:color w:val="auto"/>
            <w:lang w:val="en-US" w:eastAsia="zh-CN"/>
          </w:rPr>
          <w:delText>密封材料</w:delText>
        </w:r>
      </w:del>
      <w:del w:id="2759" w:author="Administrator" w:date="2024-05-14T16:53:07Z">
        <w:r>
          <w:rPr>
            <w:rFonts w:hint="default"/>
            <w:color w:val="auto"/>
          </w:rPr>
          <w:delText>的粘结厚度、宽度符合规范要求；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outlineLvl w:val="9"/>
        <w:rPr>
          <w:del w:id="2760" w:author="Administrator" w:date="2024-05-14T16:53:07Z"/>
          <w:rFonts w:hint="default"/>
          <w:color w:val="auto"/>
        </w:rPr>
      </w:pPr>
      <w:del w:id="2761" w:author="Administrator" w:date="2024-05-14T16:53:07Z">
        <w:r>
          <w:rPr>
            <w:rFonts w:hint="eastAsia"/>
            <w:color w:val="auto"/>
            <w:lang w:val="en-US" w:eastAsia="zh-CN"/>
          </w:rPr>
          <w:delText>7.1.4开启窗及其配件</w:delText>
        </w:r>
      </w:del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bidi w:val="0"/>
        <w:ind w:left="80" w:leftChars="0" w:firstLineChars="0"/>
        <w:outlineLvl w:val="9"/>
        <w:rPr>
          <w:del w:id="2762" w:author="Administrator" w:date="2024-05-14T16:53:07Z"/>
          <w:rFonts w:hint="default"/>
          <w:color w:val="auto"/>
          <w:lang w:val="en-US" w:eastAsia="zh-CN"/>
        </w:rPr>
      </w:pPr>
      <w:del w:id="2763" w:author="Administrator" w:date="2024-05-14T16:53:07Z">
        <w:r>
          <w:rPr>
            <w:rFonts w:hint="eastAsia"/>
            <w:color w:val="auto"/>
            <w:lang w:val="en-US" w:eastAsia="zh-CN"/>
          </w:rPr>
          <w:delText>开启窗外观检查，个别开启窗扇有松动、倾斜现象，</w:delText>
        </w:r>
      </w:del>
      <w:del w:id="2764" w:author="Administrator" w:date="2024-05-14T16:53:07Z">
        <w:r>
          <w:rPr>
            <w:rFonts w:hint="eastAsia"/>
            <w:color w:val="auto"/>
            <w:sz w:val="24"/>
            <w:szCs w:val="24"/>
            <w:lang w:val="en-US" w:eastAsia="zh-CN"/>
          </w:rPr>
          <w:delText>玻璃面板无明显斑点、划伤等缺陷；</w:delText>
        </w:r>
      </w:del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bidi w:val="0"/>
        <w:ind w:left="80" w:firstLineChars="0"/>
        <w:rPr>
          <w:del w:id="2766" w:author="Administrator" w:date="2024-05-14T16:53:07Z"/>
          <w:rFonts w:hint="eastAsia"/>
          <w:color w:val="auto"/>
          <w:lang w:eastAsia="zh-CN"/>
        </w:rPr>
        <w:pPrChange w:id="2765" w:author="Administrator" w:date="2024-05-11T16:45:08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bidi w:val="0"/>
          </w:pPr>
        </w:pPrChange>
      </w:pPr>
      <w:del w:id="2767" w:author="Administrator" w:date="2024-05-14T16:53:07Z">
        <w:r>
          <w:rPr>
            <w:rFonts w:hint="eastAsia"/>
            <w:color w:val="auto"/>
            <w:lang w:eastAsia="zh-CN"/>
          </w:rPr>
          <w:delText>（</w:delText>
        </w:r>
      </w:del>
      <w:del w:id="2768" w:author="Administrator" w:date="2024-05-14T16:53:07Z">
        <w:r>
          <w:rPr>
            <w:rFonts w:hint="eastAsia"/>
            <w:color w:val="auto"/>
            <w:lang w:val="en-US" w:eastAsia="zh-CN"/>
          </w:rPr>
          <w:delText>2</w:delText>
        </w:r>
      </w:del>
      <w:del w:id="2769" w:author="Administrator" w:date="2024-05-14T16:53:07Z">
        <w:r>
          <w:rPr>
            <w:rFonts w:hint="eastAsia"/>
            <w:color w:val="auto"/>
            <w:lang w:eastAsia="zh-CN"/>
          </w:rPr>
          <w:delText>）</w:delText>
        </w:r>
      </w:del>
      <w:del w:id="2770" w:author="Administrator" w:date="2024-05-14T16:53:07Z">
        <w:r>
          <w:rPr>
            <w:rFonts w:hint="eastAsia"/>
            <w:color w:val="auto"/>
            <w:lang w:val="en-US" w:eastAsia="zh-CN"/>
          </w:rPr>
          <w:delText>开启窗顺畅度检查，个别窗扇滑轨在开关窗过程中有卡顿现象；</w:delText>
        </w:r>
      </w:del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bidi w:val="0"/>
        <w:ind w:left="80" w:firstLineChars="0"/>
        <w:rPr>
          <w:del w:id="2772" w:author="Administrator" w:date="2024-05-14T16:53:07Z"/>
          <w:rFonts w:hint="default"/>
          <w:color w:val="auto"/>
        </w:rPr>
        <w:pPrChange w:id="2771" w:author="Administrator" w:date="2024-05-11T16:45:08Z"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bidi w:val="0"/>
          </w:pPr>
        </w:pPrChange>
      </w:pPr>
      <w:del w:id="2773" w:author="Administrator" w:date="2024-05-14T16:53:07Z">
        <w:r>
          <w:rPr>
            <w:rFonts w:hint="eastAsia"/>
            <w:color w:val="auto"/>
            <w:lang w:eastAsia="zh-CN"/>
          </w:rPr>
          <w:delText>（</w:delText>
        </w:r>
      </w:del>
      <w:del w:id="2774" w:author="Administrator" w:date="2024-05-14T16:53:07Z">
        <w:r>
          <w:rPr>
            <w:rFonts w:hint="eastAsia"/>
            <w:color w:val="auto"/>
            <w:lang w:val="en-US" w:eastAsia="zh-CN"/>
          </w:rPr>
          <w:delText>3</w:delText>
        </w:r>
      </w:del>
      <w:del w:id="2775" w:author="Administrator" w:date="2024-05-14T16:53:07Z">
        <w:r>
          <w:rPr>
            <w:rFonts w:hint="eastAsia"/>
            <w:color w:val="auto"/>
            <w:lang w:eastAsia="zh-CN"/>
          </w:rPr>
          <w:delText>）</w:delText>
        </w:r>
      </w:del>
      <w:del w:id="2776" w:author="Administrator" w:date="2024-05-14T16:53:07Z">
        <w:r>
          <w:rPr>
            <w:rFonts w:hint="eastAsia"/>
            <w:color w:val="auto"/>
            <w:lang w:val="en-US" w:eastAsia="zh-CN"/>
          </w:rPr>
          <w:delText>开启窗密封密封性及使用性能</w:delText>
        </w:r>
      </w:del>
      <w:del w:id="2777" w:author="Administrator" w:date="2024-05-14T16:53:07Z">
        <w:r>
          <w:rPr>
            <w:rFonts w:hint="default"/>
            <w:color w:val="auto"/>
          </w:rPr>
          <w:delText>符合</w:delText>
        </w:r>
      </w:del>
      <w:del w:id="2778" w:author="Administrator" w:date="2024-05-14T16:53:07Z">
        <w:r>
          <w:rPr>
            <w:rFonts w:hint="eastAsia"/>
            <w:color w:val="auto"/>
            <w:lang w:val="en-US" w:eastAsia="zh-CN"/>
          </w:rPr>
          <w:delText>规范</w:delText>
        </w:r>
      </w:del>
      <w:del w:id="2779" w:author="Administrator" w:date="2024-05-14T16:53:07Z">
        <w:r>
          <w:rPr>
            <w:rFonts w:hint="default"/>
            <w:color w:val="auto"/>
          </w:rPr>
          <w:delText>要求；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outlineLvl w:val="9"/>
        <w:rPr>
          <w:del w:id="2780" w:author="Administrator" w:date="2024-05-14T16:53:07Z"/>
          <w:rFonts w:hint="eastAsia"/>
          <w:color w:val="auto"/>
          <w:lang w:val="en-US" w:eastAsia="zh-CN"/>
        </w:rPr>
      </w:pPr>
      <w:del w:id="2781" w:author="Administrator" w:date="2024-05-14T16:53:07Z">
        <w:r>
          <w:rPr>
            <w:rFonts w:hint="eastAsia"/>
            <w:color w:val="auto"/>
            <w:lang w:val="en-US" w:eastAsia="zh-CN"/>
          </w:rPr>
          <w:delText>7.1.5防雨防水性能</w:delText>
        </w:r>
      </w:del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bidi w:val="0"/>
        <w:outlineLvl w:val="9"/>
        <w:rPr>
          <w:del w:id="2782" w:author="Administrator" w:date="2024-05-14T16:53:07Z"/>
          <w:rFonts w:hint="default"/>
          <w:color w:val="auto"/>
        </w:rPr>
      </w:pPr>
      <w:del w:id="2783" w:author="Administrator" w:date="2024-05-14T16:53:07Z">
        <w:r>
          <w:rPr>
            <w:rFonts w:hint="eastAsia"/>
            <w:color w:val="auto"/>
            <w:lang w:val="en-US" w:eastAsia="zh-CN"/>
          </w:rPr>
          <w:delText>幕墙防水性能基本</w:delText>
        </w:r>
      </w:del>
      <w:del w:id="2784" w:author="Administrator" w:date="2024-05-14T16:53:07Z">
        <w:r>
          <w:rPr>
            <w:rFonts w:hint="default"/>
            <w:color w:val="auto"/>
          </w:rPr>
          <w:delText>符合</w:delText>
        </w:r>
      </w:del>
      <w:del w:id="2785" w:author="Administrator" w:date="2024-05-14T16:53:07Z">
        <w:r>
          <w:rPr>
            <w:rFonts w:hint="eastAsia"/>
            <w:color w:val="auto"/>
            <w:lang w:val="en-US" w:eastAsia="zh-CN"/>
          </w:rPr>
          <w:delText>规范</w:delText>
        </w:r>
      </w:del>
      <w:del w:id="2786" w:author="Administrator" w:date="2024-05-14T16:53:07Z">
        <w:r>
          <w:rPr>
            <w:rFonts w:hint="default"/>
            <w:color w:val="auto"/>
          </w:rPr>
          <w:delText>要求；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ind w:firstLine="240" w:firstLineChars="100"/>
        <w:outlineLvl w:val="9"/>
        <w:rPr>
          <w:del w:id="2787" w:author="Administrator" w:date="2024-05-14T16:53:07Z"/>
          <w:rFonts w:hint="default"/>
          <w:color w:val="auto"/>
        </w:rPr>
      </w:pPr>
      <w:del w:id="2788" w:author="Administrator" w:date="2024-05-14T16:53:07Z">
        <w:bookmarkStart w:id="50" w:name="_Toc16079"/>
        <w:r>
          <w:rPr>
            <w:rFonts w:hint="eastAsia"/>
            <w:color w:val="auto"/>
            <w:lang w:val="en-US" w:eastAsia="zh-CN"/>
          </w:rPr>
          <w:delText>7.2</w:delText>
        </w:r>
      </w:del>
      <w:del w:id="2789" w:author="Administrator" w:date="2024-05-14T16:53:07Z">
        <w:r>
          <w:rPr>
            <w:rFonts w:hint="default"/>
            <w:color w:val="auto"/>
          </w:rPr>
          <w:delText>玻璃幕墙结构构造</w:delText>
        </w:r>
        <w:bookmarkEnd w:id="50"/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outlineLvl w:val="9"/>
        <w:rPr>
          <w:del w:id="2790" w:author="Administrator" w:date="2024-05-14T16:53:07Z"/>
          <w:rFonts w:hint="default"/>
          <w:color w:val="auto"/>
        </w:rPr>
      </w:pPr>
      <w:del w:id="2791" w:author="Administrator" w:date="2024-05-14T16:53:07Z">
        <w:r>
          <w:rPr>
            <w:rFonts w:hint="eastAsia"/>
            <w:color w:val="auto"/>
            <w:lang w:val="en-US" w:eastAsia="zh-CN"/>
          </w:rPr>
          <w:delText>7.2.1</w:delText>
        </w:r>
      </w:del>
      <w:del w:id="2792" w:author="Administrator" w:date="2024-05-14T16:53:07Z">
        <w:r>
          <w:rPr>
            <w:rFonts w:hint="default"/>
            <w:color w:val="auto"/>
          </w:rPr>
          <w:delText>幕墙与主体结构连接</w:delText>
        </w:r>
      </w:del>
      <w:del w:id="2793" w:author="Administrator" w:date="2024-05-14T16:53:07Z">
        <w:r>
          <w:rPr>
            <w:rFonts w:hint="eastAsia"/>
            <w:color w:val="auto"/>
            <w:lang w:val="en-US" w:eastAsia="zh-CN"/>
          </w:rPr>
          <w:delText>个别螺栓螺帽缺失现象</w:delText>
        </w:r>
      </w:del>
      <w:del w:id="2794" w:author="Administrator" w:date="2024-05-14T16:53:07Z">
        <w:r>
          <w:rPr>
            <w:rFonts w:hint="default"/>
            <w:color w:val="auto"/>
          </w:rPr>
          <w:delText>，</w:delText>
        </w:r>
      </w:del>
      <w:del w:id="2795" w:author="Administrator" w:date="2024-05-14T16:53:07Z">
        <w:r>
          <w:rPr>
            <w:rFonts w:hint="eastAsia"/>
            <w:color w:val="auto"/>
            <w:lang w:val="en-US" w:eastAsia="zh-CN"/>
          </w:rPr>
          <w:delText>其余构造与主体连接可靠，</w:delText>
        </w:r>
      </w:del>
      <w:del w:id="2796" w:author="Administrator" w:date="2024-05-14T16:53:07Z">
        <w:r>
          <w:rPr>
            <w:rFonts w:hint="default"/>
            <w:color w:val="auto"/>
          </w:rPr>
          <w:delText>构造方式</w:delText>
        </w:r>
      </w:del>
      <w:del w:id="2797" w:author="Administrator" w:date="2024-05-14T16:53:07Z">
        <w:r>
          <w:rPr>
            <w:rFonts w:hint="eastAsia"/>
            <w:color w:val="auto"/>
            <w:lang w:val="en-US" w:eastAsia="zh-CN"/>
          </w:rPr>
          <w:delText>基本</w:delText>
        </w:r>
      </w:del>
      <w:del w:id="2798" w:author="Administrator" w:date="2024-05-14T16:53:07Z">
        <w:r>
          <w:rPr>
            <w:rFonts w:hint="default"/>
            <w:color w:val="auto"/>
          </w:rPr>
          <w:delText>符合</w:delText>
        </w:r>
      </w:del>
      <w:del w:id="2799" w:author="Administrator" w:date="2024-05-14T16:53:07Z">
        <w:r>
          <w:rPr>
            <w:rFonts w:hint="eastAsia"/>
            <w:color w:val="auto"/>
            <w:lang w:val="en-US" w:eastAsia="zh-CN"/>
          </w:rPr>
          <w:delText>规范</w:delText>
        </w:r>
      </w:del>
      <w:del w:id="2800" w:author="Administrator" w:date="2024-05-14T16:53:07Z">
        <w:r>
          <w:rPr>
            <w:rFonts w:hint="default"/>
            <w:color w:val="auto"/>
          </w:rPr>
          <w:delText>要求；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jc w:val="both"/>
        <w:outlineLvl w:val="9"/>
        <w:rPr>
          <w:del w:id="2801" w:author="Administrator" w:date="2024-05-14T16:53:07Z"/>
          <w:rFonts w:hint="default" w:ascii="Times New Roman" w:hAnsi="Times New Roman" w:eastAsia="宋体" w:cs="Times New Roman"/>
          <w:color w:val="auto"/>
        </w:rPr>
      </w:pPr>
      <w:del w:id="2802" w:author="Administrator" w:date="2024-05-14T16:53:07Z">
        <w:r>
          <w:rPr>
            <w:rFonts w:hint="eastAsia" w:cs="Times New Roman"/>
            <w:color w:val="auto"/>
            <w:lang w:val="en-US" w:eastAsia="zh-CN"/>
          </w:rPr>
          <w:delText>7</w:delText>
        </w:r>
      </w:del>
      <w:del w:id="2803" w:author="Administrator" w:date="2024-05-14T16:53:07Z">
        <w:r>
          <w:rPr>
            <w:rFonts w:hint="default" w:ascii="Times New Roman" w:hAnsi="Times New Roman" w:eastAsia="宋体" w:cs="Times New Roman"/>
            <w:color w:val="auto"/>
            <w:lang w:val="en-US" w:eastAsia="zh-CN"/>
          </w:rPr>
          <w:delText>.2.2</w:delText>
        </w:r>
      </w:del>
      <w:del w:id="2804" w:author="Administrator" w:date="2024-05-14T16:53:07Z">
        <w:r>
          <w:rPr>
            <w:rFonts w:hint="default" w:ascii="Times New Roman" w:hAnsi="Times New Roman" w:eastAsia="宋体" w:cs="Times New Roman"/>
            <w:color w:val="auto"/>
          </w:rPr>
          <w:delText>转接件与立柱连接</w:delText>
        </w:r>
      </w:del>
      <w:del w:id="2805" w:author="Administrator" w:date="2024-05-14T16:53:07Z">
        <w:r>
          <w:rPr>
            <w:rFonts w:hint="eastAsia"/>
            <w:color w:val="auto"/>
            <w:lang w:val="en-US" w:eastAsia="zh-CN"/>
          </w:rPr>
          <w:delText>个别</w:delText>
        </w:r>
      </w:del>
      <w:del w:id="2806" w:author="Administrator" w:date="2024-05-14T16:53:07Z">
        <w:r>
          <w:rPr>
            <w:rFonts w:hint="default"/>
            <w:color w:val="auto"/>
          </w:rPr>
          <w:delText>立柱、横梁节点处</w:delText>
        </w:r>
      </w:del>
      <w:del w:id="2807" w:author="Administrator" w:date="2024-05-14T16:53:07Z">
        <w:r>
          <w:rPr>
            <w:rFonts w:hint="eastAsia"/>
            <w:color w:val="auto"/>
            <w:lang w:val="en-US" w:eastAsia="zh-CN"/>
          </w:rPr>
          <w:delText>有衔接不密实现象，其余构造连接</w:delText>
        </w:r>
      </w:del>
      <w:del w:id="2808" w:author="Administrator" w:date="2024-05-14T16:53:07Z">
        <w:r>
          <w:rPr>
            <w:rFonts w:hint="default" w:ascii="Times New Roman" w:hAnsi="Times New Roman" w:eastAsia="宋体" w:cs="Times New Roman"/>
            <w:color w:val="auto"/>
          </w:rPr>
          <w:delText>可靠，构造方式</w:delText>
        </w:r>
      </w:del>
      <w:del w:id="2809" w:author="Administrator" w:date="2024-05-14T16:53:07Z">
        <w:r>
          <w:rPr>
            <w:rFonts w:hint="eastAsia" w:cs="Times New Roman"/>
            <w:color w:val="auto"/>
            <w:lang w:val="en-US" w:eastAsia="zh-CN"/>
          </w:rPr>
          <w:delText>基本</w:delText>
        </w:r>
      </w:del>
      <w:del w:id="2810" w:author="Administrator" w:date="2024-05-14T16:53:07Z">
        <w:r>
          <w:rPr>
            <w:rFonts w:hint="default" w:ascii="Times New Roman" w:hAnsi="Times New Roman" w:eastAsia="宋体" w:cs="Times New Roman"/>
            <w:color w:val="auto"/>
          </w:rPr>
          <w:delText>符合</w:delText>
        </w:r>
      </w:del>
      <w:del w:id="2811" w:author="Administrator" w:date="2024-05-14T16:53:07Z">
        <w:r>
          <w:rPr>
            <w:rFonts w:hint="eastAsia"/>
            <w:color w:val="auto"/>
            <w:lang w:val="en-US" w:eastAsia="zh-CN"/>
          </w:rPr>
          <w:delText>规范</w:delText>
        </w:r>
      </w:del>
      <w:del w:id="2812" w:author="Administrator" w:date="2024-05-14T16:53:07Z">
        <w:r>
          <w:rPr>
            <w:rFonts w:hint="default" w:ascii="Times New Roman" w:hAnsi="Times New Roman" w:eastAsia="宋体" w:cs="Times New Roman"/>
            <w:color w:val="auto"/>
          </w:rPr>
          <w:delText>要求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outlineLvl w:val="9"/>
        <w:rPr>
          <w:del w:id="2813" w:author="Administrator" w:date="2024-05-14T16:53:07Z"/>
          <w:rFonts w:hint="default" w:ascii="Times New Roman" w:hAnsi="Times New Roman" w:eastAsia="宋体" w:cs="Times New Roman"/>
          <w:color w:val="auto"/>
        </w:rPr>
      </w:pPr>
      <w:del w:id="2814" w:author="Administrator" w:date="2024-05-14T16:53:07Z">
        <w:r>
          <w:rPr>
            <w:rFonts w:hint="eastAsia" w:cs="Times New Roman"/>
            <w:color w:val="auto"/>
            <w:lang w:val="en-US" w:eastAsia="zh-CN"/>
          </w:rPr>
          <w:delText>7</w:delText>
        </w:r>
      </w:del>
      <w:del w:id="2815" w:author="Administrator" w:date="2024-05-14T16:53:07Z">
        <w:r>
          <w:rPr>
            <w:rFonts w:hint="default" w:ascii="Times New Roman" w:hAnsi="Times New Roman" w:eastAsia="宋体" w:cs="Times New Roman"/>
            <w:color w:val="auto"/>
            <w:lang w:val="en-US" w:eastAsia="zh-CN"/>
          </w:rPr>
          <w:delText>.2.3</w:delText>
        </w:r>
      </w:del>
      <w:del w:id="2816" w:author="Administrator" w:date="2024-05-14T16:53:07Z">
        <w:r>
          <w:rPr>
            <w:rFonts w:hint="default" w:ascii="Times New Roman" w:hAnsi="Times New Roman" w:eastAsia="宋体" w:cs="Times New Roman"/>
            <w:color w:val="auto"/>
          </w:rPr>
          <w:delText>立柱与横梁的连接</w:delText>
        </w:r>
      </w:del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bidi w:val="0"/>
        <w:ind w:leftChars="0" w:firstLine="480" w:firstLineChars="200"/>
        <w:outlineLvl w:val="9"/>
        <w:rPr>
          <w:del w:id="2817" w:author="Administrator" w:date="2024-05-14T16:53:07Z"/>
          <w:rFonts w:hint="eastAsia" w:ascii="Times New Roman" w:hAnsi="Times New Roman" w:eastAsia="宋体" w:cs="Times New Roman"/>
          <w:b w:val="0"/>
          <w:bCs/>
          <w:color w:val="000000"/>
          <w:kern w:val="0"/>
          <w:sz w:val="24"/>
          <w:szCs w:val="24"/>
          <w:highlight w:val="none"/>
          <w:lang w:val="en-US" w:eastAsia="zh-CN" w:bidi="ar-SA"/>
        </w:rPr>
      </w:pPr>
      <w:del w:id="2818" w:author="Administrator" w:date="2024-05-14T16:53:07Z">
        <w:r>
          <w:rPr>
            <w:rFonts w:hint="default" w:ascii="Times New Roman" w:hAnsi="Times New Roman" w:eastAsia="宋体" w:cs="Times New Roman"/>
            <w:color w:val="auto"/>
          </w:rPr>
          <w:delText>立柱、横梁连接螺栓牢固无松动，构造方式</w:delText>
        </w:r>
      </w:del>
      <w:del w:id="2819" w:author="Administrator" w:date="2024-05-14T16:53:07Z">
        <w:r>
          <w:rPr>
            <w:rFonts w:hint="eastAsia" w:cs="Times New Roman"/>
            <w:color w:val="auto"/>
            <w:lang w:val="en-US" w:eastAsia="zh-CN"/>
          </w:rPr>
          <w:delText>基本</w:delText>
        </w:r>
      </w:del>
      <w:del w:id="2820" w:author="Administrator" w:date="2024-05-14T16:53:07Z">
        <w:r>
          <w:rPr>
            <w:rFonts w:hint="default" w:ascii="Times New Roman" w:hAnsi="Times New Roman" w:eastAsia="宋体" w:cs="Times New Roman"/>
            <w:color w:val="auto"/>
          </w:rPr>
          <w:delText>符合</w:delText>
        </w:r>
      </w:del>
      <w:del w:id="2821" w:author="Administrator" w:date="2024-05-14T16:53:07Z">
        <w:r>
          <w:rPr>
            <w:rFonts w:hint="eastAsia"/>
            <w:color w:val="auto"/>
            <w:lang w:val="en-US" w:eastAsia="zh-CN"/>
          </w:rPr>
          <w:delText>规范</w:delText>
        </w:r>
      </w:del>
      <w:del w:id="2822" w:author="Administrator" w:date="2024-05-14T16:53:07Z">
        <w:r>
          <w:rPr>
            <w:rFonts w:hint="default" w:ascii="Times New Roman" w:hAnsi="Times New Roman" w:eastAsia="宋体" w:cs="Times New Roman"/>
            <w:color w:val="auto"/>
          </w:rPr>
          <w:delText>要求；</w:delText>
        </w:r>
      </w:del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beforeLines="50" w:line="360" w:lineRule="auto"/>
        <w:textAlignment w:val="auto"/>
        <w:outlineLvl w:val="9"/>
        <w:rPr>
          <w:del w:id="2823" w:author="Administrator" w:date="2024-05-14T16:53:07Z"/>
          <w:rFonts w:hint="eastAsia"/>
          <w:lang w:val="en-US" w:eastAsia="zh-CN"/>
        </w:rPr>
      </w:pPr>
      <w:del w:id="2824" w:author="Administrator" w:date="2024-05-14T16:53:07Z">
        <w:r>
          <w:rPr>
            <w:rFonts w:hint="eastAsia"/>
            <w:lang w:val="en-US" w:eastAsia="zh-CN"/>
          </w:rPr>
          <w:delText>结论与建议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pacing w:line="360" w:lineRule="auto"/>
        <w:outlineLvl w:val="9"/>
        <w:rPr>
          <w:del w:id="2825" w:author="Administrator" w:date="2024-05-14T16:53:07Z"/>
          <w:rFonts w:hint="eastAsia" w:ascii="Times New Roman" w:hAnsi="Times New Roman" w:eastAsia="宋体" w:cs="Times New Roman"/>
          <w:color w:val="auto"/>
          <w:lang w:val="en-US" w:eastAsia="zh-CN"/>
        </w:rPr>
      </w:pPr>
      <w:del w:id="2826" w:author="Administrator" w:date="2024-05-14T16:53:07Z">
        <w:r>
          <w:rPr>
            <w:rFonts w:hint="eastAsia" w:ascii="Times New Roman" w:hAnsi="Times New Roman" w:eastAsia="宋体" w:cs="Times New Roman"/>
            <w:color w:val="auto"/>
            <w:lang w:val="en-US" w:eastAsia="zh-CN"/>
          </w:rPr>
          <w:delText>根据检测结果及结构复核验算，并依据《建筑幕墙可靠性鉴定技术规程》做综合评定，</w:delText>
        </w:r>
      </w:del>
      <w:del w:id="2827" w:author="Administrator" w:date="2024-05-14T16:53:07Z">
        <w:r>
          <w:rPr>
            <w:rFonts w:hint="eastAsia" w:ascii="Times New Roman" w:hAnsi="Times New Roman" w:eastAsia="宋体" w:cs="Times New Roman"/>
            <w:color w:val="auto"/>
          </w:rPr>
          <w:delText>玻璃幕墙鉴定单元</w:delText>
        </w:r>
      </w:del>
      <w:del w:id="2828" w:author="Administrator" w:date="2024-05-14T16:53:07Z">
        <w:r>
          <w:rPr>
            <w:rFonts w:hint="eastAsia" w:ascii="Times New Roman" w:hAnsi="Times New Roman" w:eastAsia="宋体" w:cs="Times New Roman"/>
            <w:color w:val="auto"/>
            <w:lang w:val="en-US" w:eastAsia="zh-CN"/>
          </w:rPr>
          <w:delText>使用</w:delText>
        </w:r>
      </w:del>
      <w:del w:id="2829" w:author="Administrator" w:date="2024-05-14T16:53:07Z">
        <w:r>
          <w:rPr>
            <w:rFonts w:hint="eastAsia" w:ascii="Times New Roman" w:hAnsi="Times New Roman" w:eastAsia="宋体" w:cs="Times New Roman"/>
            <w:color w:val="auto"/>
          </w:rPr>
          <w:delText>性鉴定评级</w:delText>
        </w:r>
      </w:del>
      <w:del w:id="2830" w:author="Administrator" w:date="2024-05-14T16:53:07Z">
        <w:r>
          <w:rPr>
            <w:rFonts w:hint="eastAsia" w:ascii="Times New Roman" w:hAnsi="Times New Roman" w:eastAsia="宋体" w:cs="Times New Roman"/>
            <w:color w:val="auto"/>
            <w:lang w:val="en-US" w:eastAsia="zh-CN"/>
          </w:rPr>
          <w:delText>为B</w:delText>
        </w:r>
      </w:del>
      <w:del w:id="2831" w:author="Administrator" w:date="2024-05-14T16:53:07Z">
        <w:r>
          <w:rPr>
            <w:rFonts w:hint="eastAsia" w:ascii="Times New Roman" w:hAnsi="Times New Roman" w:eastAsia="宋体" w:cs="Times New Roman"/>
            <w:color w:val="auto"/>
            <w:vertAlign w:val="subscript"/>
            <w:lang w:val="en-US" w:eastAsia="zh-CN"/>
            <w:rPrChange w:id="2832" w:author="Administrator" w:date="2024-05-11T16:49:53Z">
              <w:rPr>
                <w:rFonts w:hint="eastAsia" w:ascii="Times New Roman" w:hAnsi="Times New Roman" w:eastAsia="宋体" w:cs="Times New Roman"/>
                <w:color w:val="auto"/>
                <w:lang w:val="en-US" w:eastAsia="zh-CN"/>
              </w:rPr>
            </w:rPrChange>
          </w:rPr>
          <w:delText>ss</w:delText>
        </w:r>
      </w:del>
      <w:del w:id="2833" w:author="Administrator" w:date="2024-05-14T16:53:07Z">
        <w:r>
          <w:rPr>
            <w:rFonts w:hint="eastAsia" w:ascii="Times New Roman" w:hAnsi="Times New Roman" w:eastAsia="宋体" w:cs="Times New Roman"/>
            <w:color w:val="auto"/>
            <w:lang w:val="en-US" w:eastAsia="zh-CN"/>
          </w:rPr>
          <w:delText>级标准，使用性低于规程对A</w:delText>
        </w:r>
      </w:del>
      <w:del w:id="2834" w:author="Administrator" w:date="2024-05-14T16:53:07Z">
        <w:r>
          <w:rPr>
            <w:rFonts w:hint="eastAsia" w:ascii="Times New Roman" w:hAnsi="Times New Roman" w:eastAsia="宋体" w:cs="Times New Roman"/>
            <w:color w:val="auto"/>
            <w:vertAlign w:val="subscript"/>
            <w:lang w:val="en-US" w:eastAsia="zh-CN"/>
            <w:rPrChange w:id="2835" w:author="Administrator" w:date="2024-05-11T16:49:56Z">
              <w:rPr>
                <w:rFonts w:hint="eastAsia" w:ascii="Times New Roman" w:hAnsi="Times New Roman" w:eastAsia="宋体" w:cs="Times New Roman"/>
                <w:color w:val="auto"/>
                <w:lang w:val="en-US" w:eastAsia="zh-CN"/>
              </w:rPr>
            </w:rPrChange>
          </w:rPr>
          <w:delText>ss</w:delText>
        </w:r>
      </w:del>
      <w:del w:id="2836" w:author="Administrator" w:date="2024-05-14T16:53:07Z">
        <w:r>
          <w:rPr>
            <w:rFonts w:hint="eastAsia" w:ascii="Times New Roman" w:hAnsi="Times New Roman" w:eastAsia="宋体" w:cs="Times New Roman"/>
            <w:color w:val="auto"/>
            <w:lang w:val="en-US" w:eastAsia="zh-CN"/>
          </w:rPr>
          <w:delText>级的要求，尚不显著影响整体使用功能。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spacing w:line="360" w:lineRule="auto"/>
        <w:outlineLvl w:val="9"/>
        <w:rPr>
          <w:del w:id="2837" w:author="Administrator" w:date="2024-05-14T16:53:07Z"/>
          <w:color w:val="auto"/>
        </w:rPr>
      </w:pPr>
      <w:del w:id="2838" w:author="Administrator" w:date="2024-05-14T16:53:07Z">
        <w:r>
          <w:rPr>
            <w:color w:val="auto"/>
          </w:rPr>
          <w:delText>玻璃幕墙结构构件子单元评定等级</w:delText>
        </w:r>
      </w:del>
    </w:p>
    <w:tbl>
      <w:tblPr>
        <w:tblStyle w:val="13"/>
        <w:tblW w:w="9335" w:type="dxa"/>
        <w:jc w:val="center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55"/>
        <w:gridCol w:w="1462"/>
        <w:gridCol w:w="1438"/>
        <w:gridCol w:w="1450"/>
        <w:gridCol w:w="1200"/>
        <w:gridCol w:w="1237"/>
        <w:gridCol w:w="1293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2" w:hRule="atLeast"/>
          <w:jc w:val="center"/>
          <w:del w:id="2839" w:author="Administrator" w:date="2024-05-14T16:53:07Z"/>
        </w:trPr>
        <w:tc>
          <w:tcPr>
            <w:tcW w:w="1255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59" w:line="360" w:lineRule="auto"/>
              <w:ind w:left="120" w:leftChars="50" w:right="120" w:rightChars="50" w:firstLine="0" w:firstLineChars="0"/>
              <w:jc w:val="center"/>
              <w:textAlignment w:val="auto"/>
              <w:outlineLvl w:val="9"/>
              <w:rPr>
                <w:del w:id="2840" w:author="Administrator" w:date="2024-05-14T16:53:07Z"/>
                <w:color w:val="auto"/>
                <w:sz w:val="24"/>
                <w:szCs w:val="24"/>
              </w:rPr>
            </w:pPr>
            <w:del w:id="2841" w:author="Administrator" w:date="2024-05-14T16:53:07Z">
              <w:r>
                <w:rPr>
                  <w:color w:val="auto"/>
                  <w:spacing w:val="2"/>
                  <w:sz w:val="24"/>
                  <w:szCs w:val="24"/>
                </w:rPr>
                <w:delText>检测项目</w:delText>
              </w:r>
            </w:del>
          </w:p>
        </w:tc>
        <w:tc>
          <w:tcPr>
            <w:tcW w:w="1462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360" w:lineRule="auto"/>
              <w:ind w:left="120" w:leftChars="50" w:right="120" w:rightChars="50" w:firstLine="0" w:firstLineChars="0"/>
              <w:jc w:val="center"/>
              <w:textAlignment w:val="auto"/>
              <w:outlineLvl w:val="9"/>
              <w:rPr>
                <w:del w:id="2842" w:author="Administrator" w:date="2024-05-14T16:53:07Z"/>
                <w:color w:val="auto"/>
                <w:sz w:val="24"/>
                <w:szCs w:val="24"/>
              </w:rPr>
            </w:pPr>
            <w:del w:id="2843" w:author="Administrator" w:date="2024-05-14T16:53:07Z">
              <w:r>
                <w:rPr>
                  <w:color w:val="auto"/>
                  <w:spacing w:val="1"/>
                  <w:sz w:val="24"/>
                  <w:szCs w:val="24"/>
                </w:rPr>
                <w:delText>立柱、横梁</w:delText>
              </w:r>
            </w:del>
            <w:del w:id="2844" w:author="Administrator" w:date="2024-05-14T16:53:07Z">
              <w:r>
                <w:rPr>
                  <w:rFonts w:hint="eastAsia" w:ascii="Times New Roman" w:hAnsi="Times New Roman" w:cs="Times New Roman"/>
                  <w:b w:val="0"/>
                  <w:bCs/>
                  <w:color w:val="auto"/>
                  <w:kern w:val="0"/>
                  <w:sz w:val="24"/>
                  <w:szCs w:val="24"/>
                  <w:highlight w:val="none"/>
                </w:rPr>
                <w:delText>及其连接</w:delText>
              </w:r>
            </w:del>
          </w:p>
        </w:tc>
        <w:tc>
          <w:tcPr>
            <w:tcW w:w="1438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360" w:lineRule="auto"/>
              <w:ind w:left="120" w:leftChars="50" w:right="120" w:rightChars="50" w:firstLine="0" w:firstLineChars="0"/>
              <w:jc w:val="center"/>
              <w:textAlignment w:val="auto"/>
              <w:outlineLvl w:val="9"/>
              <w:rPr>
                <w:del w:id="2845" w:author="Administrator" w:date="2024-05-14T16:53:07Z"/>
                <w:color w:val="auto"/>
                <w:sz w:val="24"/>
                <w:szCs w:val="24"/>
              </w:rPr>
            </w:pPr>
            <w:del w:id="2846" w:author="Administrator" w:date="2024-05-14T16:53:07Z">
              <w:r>
                <w:rPr>
                  <w:color w:val="auto"/>
                  <w:sz w:val="24"/>
                  <w:szCs w:val="24"/>
                </w:rPr>
                <w:delText>玻璃面板</w:delText>
              </w:r>
            </w:del>
            <w:del w:id="2847" w:author="Administrator" w:date="2024-05-14T16:53:07Z">
              <w:r>
                <w:rPr>
                  <w:rFonts w:hint="eastAsia" w:ascii="Times New Roman" w:hAnsi="Times New Roman" w:cs="Times New Roman"/>
                  <w:b w:val="0"/>
                  <w:bCs/>
                  <w:color w:val="auto"/>
                  <w:kern w:val="0"/>
                  <w:sz w:val="24"/>
                  <w:szCs w:val="24"/>
                  <w:highlight w:val="none"/>
                </w:rPr>
                <w:delText>及其连接</w:delText>
              </w:r>
            </w:del>
          </w:p>
        </w:tc>
        <w:tc>
          <w:tcPr>
            <w:tcW w:w="1450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360" w:lineRule="auto"/>
              <w:ind w:left="120" w:leftChars="50" w:right="120" w:rightChars="50" w:firstLine="0" w:firstLineChars="0"/>
              <w:jc w:val="center"/>
              <w:textAlignment w:val="auto"/>
              <w:outlineLvl w:val="9"/>
              <w:rPr>
                <w:del w:id="2848" w:author="Administrator" w:date="2024-05-14T16:53:07Z"/>
                <w:color w:val="auto"/>
                <w:sz w:val="24"/>
                <w:szCs w:val="24"/>
              </w:rPr>
            </w:pPr>
            <w:del w:id="2849" w:author="Administrator" w:date="2024-05-14T16:53:07Z">
              <w:r>
                <w:rPr>
                  <w:rFonts w:hint="eastAsia"/>
                  <w:color w:val="auto"/>
                  <w:sz w:val="24"/>
                  <w:szCs w:val="24"/>
                  <w:lang w:val="en-US" w:eastAsia="zh-CN"/>
                </w:rPr>
                <w:delText>硅酮结构胶与</w:delText>
              </w:r>
            </w:del>
            <w:del w:id="2850" w:author="Administrator" w:date="2024-05-14T16:53:07Z">
              <w:r>
                <w:rPr>
                  <w:color w:val="auto"/>
                  <w:sz w:val="24"/>
                  <w:szCs w:val="24"/>
                </w:rPr>
                <w:delText>密封材料</w:delText>
              </w:r>
            </w:del>
          </w:p>
        </w:tc>
        <w:tc>
          <w:tcPr>
            <w:tcW w:w="1200" w:type="dxa"/>
            <w:tcBorders>
              <w:right w:val="single" w:color="auto" w:sz="4" w:space="0"/>
            </w:tcBorders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360" w:lineRule="auto"/>
              <w:ind w:left="120" w:leftChars="50" w:right="120" w:rightChars="50" w:firstLine="0" w:firstLineChars="0"/>
              <w:jc w:val="center"/>
              <w:textAlignment w:val="auto"/>
              <w:outlineLvl w:val="9"/>
              <w:rPr>
                <w:del w:id="2851" w:author="Administrator" w:date="2024-05-14T16:53:07Z"/>
                <w:color w:val="auto"/>
                <w:sz w:val="24"/>
                <w:szCs w:val="24"/>
              </w:rPr>
            </w:pPr>
            <w:del w:id="2852" w:author="Administrator" w:date="2024-05-14T16:53:07Z">
              <w:r>
                <w:rPr>
                  <w:rFonts w:hint="eastAsia" w:ascii="Times New Roman" w:hAnsi="Times New Roman" w:cs="Times New Roman"/>
                  <w:b w:val="0"/>
                  <w:bCs/>
                  <w:color w:val="auto"/>
                  <w:kern w:val="0"/>
                  <w:sz w:val="24"/>
                  <w:szCs w:val="24"/>
                  <w:highlight w:val="none"/>
                </w:rPr>
                <w:delText>开启窗构造</w:delText>
              </w:r>
            </w:del>
          </w:p>
        </w:tc>
        <w:tc>
          <w:tcPr>
            <w:tcW w:w="1237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360" w:lineRule="auto"/>
              <w:ind w:left="120" w:leftChars="50" w:right="120" w:rightChars="50" w:firstLine="0" w:firstLineChars="0"/>
              <w:jc w:val="center"/>
              <w:textAlignment w:val="auto"/>
              <w:outlineLvl w:val="9"/>
              <w:rPr>
                <w:del w:id="2853" w:author="Administrator" w:date="2024-05-14T16:53:07Z"/>
                <w:color w:val="auto"/>
                <w:sz w:val="24"/>
                <w:szCs w:val="24"/>
              </w:rPr>
            </w:pPr>
            <w:del w:id="2854" w:author="Administrator" w:date="2024-05-14T16:53:07Z">
              <w:r>
                <w:rPr>
                  <w:rFonts w:hint="eastAsia"/>
                  <w:color w:val="auto"/>
                  <w:sz w:val="24"/>
                  <w:szCs w:val="24"/>
                  <w:lang w:val="en-US" w:eastAsia="zh-CN"/>
                </w:rPr>
                <w:delText>防水性能</w:delText>
              </w:r>
            </w:del>
          </w:p>
        </w:tc>
        <w:tc>
          <w:tcPr>
            <w:tcW w:w="1293" w:type="dxa"/>
            <w:tcBorders>
              <w:left w:val="single" w:color="auto" w:sz="4" w:space="0"/>
            </w:tcBorders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360" w:lineRule="auto"/>
              <w:ind w:left="120" w:leftChars="50" w:right="120" w:rightChars="50" w:firstLine="0" w:firstLineChars="0"/>
              <w:jc w:val="center"/>
              <w:textAlignment w:val="auto"/>
              <w:outlineLvl w:val="9"/>
              <w:rPr>
                <w:del w:id="2855" w:author="Administrator" w:date="2024-05-14T16:53:07Z"/>
                <w:rFonts w:hint="eastAsia"/>
                <w:color w:val="auto"/>
                <w:sz w:val="24"/>
                <w:szCs w:val="24"/>
                <w:lang w:val="en-US" w:eastAsia="zh-CN"/>
              </w:rPr>
            </w:pPr>
            <w:del w:id="2856" w:author="Administrator" w:date="2024-05-14T16:53:07Z">
              <w:r>
                <w:rPr>
                  <w:rFonts w:hint="eastAsia" w:ascii="Times New Roman" w:hAnsi="Times New Roman" w:cs="Times New Roman"/>
                  <w:color w:val="auto"/>
                  <w:position w:val="2"/>
                  <w:sz w:val="24"/>
                  <w:szCs w:val="24"/>
                  <w:lang w:val="en-US" w:eastAsia="zh-CN"/>
                </w:rPr>
                <w:delText>/</w:delText>
              </w:r>
            </w:del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6" w:hRule="atLeast"/>
          <w:jc w:val="center"/>
          <w:del w:id="2857" w:author="Administrator" w:date="2024-05-14T16:53:07Z"/>
        </w:trPr>
        <w:tc>
          <w:tcPr>
            <w:tcW w:w="1255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59"/>
              <w:ind w:left="120" w:leftChars="50" w:right="120" w:rightChars="50" w:firstLine="0" w:firstLineChars="0"/>
              <w:jc w:val="center"/>
              <w:textAlignment w:val="auto"/>
              <w:rPr>
                <w:del w:id="2859" w:author="Administrator" w:date="2024-05-14T16:53:07Z"/>
                <w:color w:val="auto"/>
                <w:sz w:val="24"/>
                <w:szCs w:val="24"/>
              </w:rPr>
              <w:pPrChange w:id="2858" w:author="Administrator" w:date="2024-05-11T17:00:37Z">
                <w:pPr>
                  <w:pStyle w:val="22"/>
                  <w:keepNext w:val="0"/>
                  <w:keepLines w:val="0"/>
                  <w:pageBreakBefore w:val="0"/>
                  <w:widowControl w:val="0"/>
                  <w:kinsoku/>
                  <w:wordWrap/>
                  <w:overflowPunct/>
                  <w:topLinePunct w:val="0"/>
                  <w:autoSpaceDE w:val="0"/>
                  <w:autoSpaceDN w:val="0"/>
                  <w:bidi w:val="0"/>
                  <w:adjustRightInd/>
                  <w:snapToGrid/>
                  <w:spacing w:before="159"/>
                  <w:ind w:left="120" w:leftChars="50" w:right="120" w:rightChars="50" w:firstLine="0" w:firstLineChars="0"/>
                  <w:jc w:val="center"/>
                  <w:textAlignment w:val="auto"/>
                </w:pPr>
              </w:pPrChange>
            </w:pPr>
            <w:del w:id="2860" w:author="Administrator" w:date="2024-05-14T16:53:07Z">
              <w:r>
                <w:rPr>
                  <w:color w:val="auto"/>
                  <w:sz w:val="24"/>
                  <w:szCs w:val="24"/>
                </w:rPr>
                <w:delText>评定等级</w:delText>
              </w:r>
            </w:del>
          </w:p>
        </w:tc>
        <w:tc>
          <w:tcPr>
            <w:tcW w:w="1462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360" w:lineRule="auto"/>
              <w:ind w:left="120" w:leftChars="50" w:right="120" w:rightChars="50" w:firstLine="0" w:firstLineChars="0"/>
              <w:jc w:val="center"/>
              <w:textAlignment w:val="auto"/>
              <w:rPr>
                <w:del w:id="2862" w:author="Administrator" w:date="2024-05-14T16:53:07Z"/>
                <w:color w:val="auto"/>
                <w:sz w:val="24"/>
                <w:szCs w:val="24"/>
              </w:rPr>
              <w:pPrChange w:id="2861" w:author="Administrator" w:date="2024-05-11T17:00:37Z">
                <w:pPr>
                  <w:pStyle w:val="22"/>
                  <w:keepNext w:val="0"/>
                  <w:keepLines w:val="0"/>
                  <w:pageBreakBefore w:val="0"/>
                  <w:widowControl w:val="0"/>
                  <w:kinsoku/>
                  <w:wordWrap/>
                  <w:overflowPunct/>
                  <w:topLinePunct w:val="0"/>
                  <w:autoSpaceDE w:val="0"/>
                  <w:autoSpaceDN w:val="0"/>
                  <w:bidi w:val="0"/>
                  <w:adjustRightInd/>
                  <w:snapToGrid/>
                  <w:spacing w:before="0" w:beforeLines="50" w:after="0" w:afterLines="50" w:line="240" w:lineRule="auto"/>
                  <w:ind w:left="120" w:leftChars="50" w:right="120" w:rightChars="50" w:firstLine="0" w:firstLineChars="0"/>
                  <w:jc w:val="center"/>
                  <w:textAlignment w:val="auto"/>
                </w:pPr>
              </w:pPrChange>
            </w:pPr>
            <w:del w:id="2863" w:author="Administrator" w:date="2024-05-14T16:53:07Z">
              <w:r>
                <w:rPr>
                  <w:rFonts w:hint="eastAsia" w:ascii="Times New Roman" w:hAnsi="Times New Roman" w:cs="Times New Roman"/>
                  <w:color w:val="auto"/>
                  <w:position w:val="2"/>
                  <w:sz w:val="24"/>
                  <w:szCs w:val="24"/>
                  <w:lang w:val="en-US" w:eastAsia="zh-CN"/>
                </w:rPr>
                <w:delText>B</w:delText>
              </w:r>
            </w:del>
            <w:del w:id="2864" w:author="Administrator" w:date="2024-05-14T16:53:07Z">
              <w:r>
                <w:rPr>
                  <w:rFonts w:hint="eastAsia" w:ascii="Times New Roman" w:hAnsi="Times New Roman" w:cs="Times New Roman"/>
                  <w:color w:val="auto"/>
                  <w:position w:val="2"/>
                  <w:sz w:val="24"/>
                  <w:szCs w:val="24"/>
                  <w:vertAlign w:val="subscript"/>
                  <w:lang w:val="en-US" w:eastAsia="zh-CN"/>
                </w:rPr>
                <w:delText>s</w:delText>
              </w:r>
            </w:del>
            <w:del w:id="2865" w:author="Administrator" w:date="2024-05-14T16:53:07Z">
              <w:r>
                <w:rPr>
                  <w:rFonts w:hint="default" w:ascii="Times New Roman" w:hAnsi="Times New Roman" w:eastAsia="宋体" w:cs="Times New Roman"/>
                  <w:color w:val="auto"/>
                  <w:position w:val="2"/>
                  <w:sz w:val="24"/>
                  <w:szCs w:val="24"/>
                </w:rPr>
                <w:delText>级</w:delText>
              </w:r>
            </w:del>
          </w:p>
        </w:tc>
        <w:tc>
          <w:tcPr>
            <w:tcW w:w="1438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360" w:lineRule="auto"/>
              <w:ind w:left="120" w:leftChars="50" w:right="120" w:rightChars="50" w:firstLine="0" w:firstLineChars="0"/>
              <w:jc w:val="center"/>
              <w:textAlignment w:val="auto"/>
              <w:rPr>
                <w:del w:id="2867" w:author="Administrator" w:date="2024-05-14T16:53:07Z"/>
                <w:rFonts w:hint="default" w:ascii="Times New Roman" w:hAnsi="Times New Roman" w:eastAsia="宋体" w:cs="Times New Roman"/>
                <w:color w:val="auto"/>
                <w:position w:val="2"/>
                <w:sz w:val="24"/>
                <w:szCs w:val="24"/>
              </w:rPr>
              <w:pPrChange w:id="2866" w:author="Administrator" w:date="2024-05-11T17:00:37Z">
                <w:pPr>
                  <w:pStyle w:val="22"/>
                  <w:keepNext w:val="0"/>
                  <w:keepLines w:val="0"/>
                  <w:pageBreakBefore w:val="0"/>
                  <w:widowControl w:val="0"/>
                  <w:kinsoku/>
                  <w:wordWrap/>
                  <w:overflowPunct/>
                  <w:topLinePunct w:val="0"/>
                  <w:autoSpaceDE w:val="0"/>
                  <w:autoSpaceDN w:val="0"/>
                  <w:bidi w:val="0"/>
                  <w:adjustRightInd/>
                  <w:snapToGrid/>
                  <w:spacing w:before="0" w:beforeLines="50" w:after="0" w:afterLines="50" w:line="240" w:lineRule="auto"/>
                  <w:ind w:left="120" w:leftChars="50" w:right="120" w:rightChars="50" w:firstLine="0" w:firstLineChars="0"/>
                  <w:jc w:val="center"/>
                  <w:textAlignment w:val="auto"/>
                </w:pPr>
              </w:pPrChange>
            </w:pPr>
            <w:del w:id="2868" w:author="Administrator" w:date="2024-05-14T16:53:07Z">
              <w:r>
                <w:rPr>
                  <w:rFonts w:hint="eastAsia" w:ascii="Times New Roman" w:hAnsi="Times New Roman" w:cs="Times New Roman"/>
                  <w:color w:val="auto"/>
                  <w:position w:val="2"/>
                  <w:sz w:val="24"/>
                  <w:szCs w:val="24"/>
                  <w:lang w:val="en-US" w:eastAsia="zh-CN"/>
                </w:rPr>
                <w:delText>A</w:delText>
              </w:r>
            </w:del>
            <w:del w:id="2869" w:author="Administrator" w:date="2024-05-14T16:53:07Z">
              <w:r>
                <w:rPr>
                  <w:rFonts w:hint="eastAsia" w:ascii="Times New Roman" w:hAnsi="Times New Roman" w:cs="Times New Roman"/>
                  <w:color w:val="auto"/>
                  <w:position w:val="2"/>
                  <w:sz w:val="24"/>
                  <w:szCs w:val="24"/>
                  <w:vertAlign w:val="subscript"/>
                  <w:lang w:val="en-US" w:eastAsia="zh-CN"/>
                </w:rPr>
                <w:delText>s</w:delText>
              </w:r>
            </w:del>
            <w:del w:id="2870" w:author="Administrator" w:date="2024-05-14T16:53:07Z">
              <w:r>
                <w:rPr>
                  <w:rFonts w:hint="default" w:ascii="Times New Roman" w:hAnsi="Times New Roman" w:eastAsia="宋体" w:cs="Times New Roman"/>
                  <w:color w:val="auto"/>
                  <w:position w:val="2"/>
                  <w:sz w:val="24"/>
                  <w:szCs w:val="24"/>
                </w:rPr>
                <w:delText>级</w:delText>
              </w:r>
            </w:del>
          </w:p>
        </w:tc>
        <w:tc>
          <w:tcPr>
            <w:tcW w:w="1450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360" w:lineRule="auto"/>
              <w:ind w:left="120" w:leftChars="50" w:right="120" w:rightChars="50" w:firstLine="0" w:firstLineChars="0"/>
              <w:jc w:val="center"/>
              <w:textAlignment w:val="auto"/>
              <w:rPr>
                <w:del w:id="2872" w:author="Administrator" w:date="2024-05-14T16:53:07Z"/>
                <w:rFonts w:hint="default" w:ascii="Times New Roman" w:hAnsi="Times New Roman" w:eastAsia="宋体" w:cs="Times New Roman"/>
                <w:color w:val="auto"/>
                <w:position w:val="2"/>
                <w:sz w:val="24"/>
                <w:szCs w:val="24"/>
              </w:rPr>
              <w:pPrChange w:id="2871" w:author="Administrator" w:date="2024-05-11T17:00:37Z">
                <w:pPr>
                  <w:pStyle w:val="22"/>
                  <w:keepNext w:val="0"/>
                  <w:keepLines w:val="0"/>
                  <w:pageBreakBefore w:val="0"/>
                  <w:widowControl w:val="0"/>
                  <w:kinsoku/>
                  <w:wordWrap/>
                  <w:overflowPunct/>
                  <w:topLinePunct w:val="0"/>
                  <w:autoSpaceDE w:val="0"/>
                  <w:autoSpaceDN w:val="0"/>
                  <w:bidi w:val="0"/>
                  <w:adjustRightInd/>
                  <w:snapToGrid/>
                  <w:spacing w:before="0" w:beforeLines="50" w:after="0" w:afterLines="50" w:line="240" w:lineRule="auto"/>
                  <w:ind w:left="120" w:leftChars="50" w:right="120" w:rightChars="50" w:firstLine="0" w:firstLineChars="0"/>
                  <w:jc w:val="center"/>
                  <w:textAlignment w:val="auto"/>
                </w:pPr>
              </w:pPrChange>
            </w:pPr>
            <w:del w:id="2873" w:author="Administrator" w:date="2024-05-14T16:53:07Z">
              <w:r>
                <w:rPr>
                  <w:rFonts w:hint="default" w:ascii="Times New Roman" w:hAnsi="Times New Roman" w:cs="Times New Roman"/>
                  <w:color w:val="auto"/>
                  <w:position w:val="2"/>
                  <w:sz w:val="24"/>
                  <w:szCs w:val="24"/>
                  <w:lang w:val="en-US" w:eastAsia="zh-CN"/>
                </w:rPr>
                <w:delText>B</w:delText>
              </w:r>
            </w:del>
            <w:del w:id="2874" w:author="Administrator" w:date="2024-05-14T16:53:07Z">
              <w:r>
                <w:rPr>
                  <w:rFonts w:hint="eastAsia" w:ascii="Times New Roman" w:hAnsi="Times New Roman" w:cs="Times New Roman"/>
                  <w:color w:val="auto"/>
                  <w:position w:val="2"/>
                  <w:sz w:val="24"/>
                  <w:szCs w:val="24"/>
                  <w:vertAlign w:val="subscript"/>
                  <w:lang w:val="en-US" w:eastAsia="zh-CN"/>
                </w:rPr>
                <w:delText>s</w:delText>
              </w:r>
            </w:del>
            <w:del w:id="2875" w:author="Administrator" w:date="2024-05-14T16:53:07Z">
              <w:r>
                <w:rPr>
                  <w:rFonts w:hint="default" w:ascii="Times New Roman" w:hAnsi="Times New Roman" w:eastAsia="宋体" w:cs="Times New Roman"/>
                  <w:color w:val="auto"/>
                  <w:position w:val="2"/>
                  <w:sz w:val="24"/>
                  <w:szCs w:val="24"/>
                </w:rPr>
                <w:delText>级</w:delText>
              </w:r>
            </w:del>
          </w:p>
        </w:tc>
        <w:tc>
          <w:tcPr>
            <w:tcW w:w="1200" w:type="dxa"/>
            <w:tcBorders>
              <w:right w:val="single" w:color="auto" w:sz="4" w:space="0"/>
            </w:tcBorders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360" w:lineRule="auto"/>
              <w:ind w:left="120" w:leftChars="50" w:right="120" w:rightChars="50" w:firstLine="0" w:firstLineChars="0"/>
              <w:jc w:val="center"/>
              <w:textAlignment w:val="auto"/>
              <w:rPr>
                <w:del w:id="2877" w:author="Administrator" w:date="2024-05-14T16:53:07Z"/>
                <w:rFonts w:hint="default" w:ascii="Times New Roman" w:hAnsi="Times New Roman" w:eastAsia="宋体" w:cs="Times New Roman"/>
                <w:color w:val="auto"/>
                <w:position w:val="2"/>
                <w:sz w:val="24"/>
                <w:szCs w:val="24"/>
              </w:rPr>
              <w:pPrChange w:id="2876" w:author="Administrator" w:date="2024-05-11T17:00:37Z">
                <w:pPr>
                  <w:pStyle w:val="22"/>
                  <w:keepNext w:val="0"/>
                  <w:keepLines w:val="0"/>
                  <w:pageBreakBefore w:val="0"/>
                  <w:widowControl w:val="0"/>
                  <w:kinsoku/>
                  <w:wordWrap/>
                  <w:overflowPunct/>
                  <w:topLinePunct w:val="0"/>
                  <w:autoSpaceDE w:val="0"/>
                  <w:autoSpaceDN w:val="0"/>
                  <w:bidi w:val="0"/>
                  <w:adjustRightInd/>
                  <w:snapToGrid/>
                  <w:spacing w:before="0" w:beforeLines="50" w:after="0" w:afterLines="50" w:line="240" w:lineRule="auto"/>
                  <w:ind w:left="120" w:leftChars="50" w:right="120" w:rightChars="50" w:firstLine="0" w:firstLineChars="0"/>
                  <w:jc w:val="center"/>
                  <w:textAlignment w:val="auto"/>
                </w:pPr>
              </w:pPrChange>
            </w:pPr>
            <w:del w:id="2878" w:author="Administrator" w:date="2024-05-14T16:53:07Z">
              <w:r>
                <w:rPr>
                  <w:rFonts w:hint="default" w:ascii="Times New Roman" w:hAnsi="Times New Roman" w:cs="Times New Roman"/>
                  <w:color w:val="auto"/>
                  <w:position w:val="2"/>
                  <w:sz w:val="24"/>
                  <w:szCs w:val="24"/>
                  <w:lang w:val="en-US" w:eastAsia="zh-CN"/>
                </w:rPr>
                <w:delText>B</w:delText>
              </w:r>
            </w:del>
            <w:del w:id="2879" w:author="Administrator" w:date="2024-05-14T16:53:07Z">
              <w:r>
                <w:rPr>
                  <w:rFonts w:hint="eastAsia" w:ascii="Times New Roman" w:hAnsi="Times New Roman" w:cs="Times New Roman"/>
                  <w:color w:val="auto"/>
                  <w:position w:val="2"/>
                  <w:sz w:val="24"/>
                  <w:szCs w:val="24"/>
                  <w:vertAlign w:val="subscript"/>
                  <w:lang w:val="en-US" w:eastAsia="zh-CN"/>
                </w:rPr>
                <w:delText>s</w:delText>
              </w:r>
            </w:del>
            <w:del w:id="2880" w:author="Administrator" w:date="2024-05-14T16:53:07Z">
              <w:r>
                <w:rPr>
                  <w:rFonts w:hint="default" w:ascii="Times New Roman" w:hAnsi="Times New Roman" w:eastAsia="宋体" w:cs="Times New Roman"/>
                  <w:color w:val="auto"/>
                  <w:position w:val="2"/>
                  <w:sz w:val="24"/>
                  <w:szCs w:val="24"/>
                </w:rPr>
                <w:delText>级</w:delText>
              </w:r>
            </w:del>
          </w:p>
        </w:tc>
        <w:tc>
          <w:tcPr>
            <w:tcW w:w="1237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360" w:lineRule="auto"/>
              <w:ind w:left="120" w:leftChars="50" w:right="120" w:rightChars="50" w:firstLine="0" w:firstLineChars="0"/>
              <w:jc w:val="center"/>
              <w:textAlignment w:val="auto"/>
              <w:rPr>
                <w:del w:id="2882" w:author="Administrator" w:date="2024-05-14T16:53:07Z"/>
                <w:rFonts w:hint="default" w:ascii="Times New Roman" w:hAnsi="Times New Roman" w:eastAsia="宋体" w:cs="Times New Roman"/>
                <w:color w:val="auto"/>
                <w:position w:val="2"/>
                <w:sz w:val="24"/>
                <w:szCs w:val="24"/>
              </w:rPr>
              <w:pPrChange w:id="2881" w:author="Administrator" w:date="2024-05-11T17:00:37Z">
                <w:pPr>
                  <w:pStyle w:val="22"/>
                  <w:keepNext w:val="0"/>
                  <w:keepLines w:val="0"/>
                  <w:pageBreakBefore w:val="0"/>
                  <w:widowControl w:val="0"/>
                  <w:kinsoku/>
                  <w:wordWrap/>
                  <w:overflowPunct/>
                  <w:topLinePunct w:val="0"/>
                  <w:autoSpaceDE w:val="0"/>
                  <w:autoSpaceDN w:val="0"/>
                  <w:bidi w:val="0"/>
                  <w:adjustRightInd/>
                  <w:snapToGrid/>
                  <w:spacing w:before="0" w:beforeLines="50" w:after="0" w:afterLines="50" w:line="240" w:lineRule="auto"/>
                  <w:ind w:left="120" w:leftChars="50" w:right="120" w:rightChars="50" w:firstLine="0" w:firstLineChars="0"/>
                  <w:jc w:val="center"/>
                  <w:textAlignment w:val="auto"/>
                </w:pPr>
              </w:pPrChange>
            </w:pPr>
            <w:del w:id="2883" w:author="Administrator" w:date="2024-05-14T16:53:07Z">
              <w:r>
                <w:rPr>
                  <w:rFonts w:hint="eastAsia" w:ascii="Times New Roman" w:hAnsi="Times New Roman" w:cs="Times New Roman"/>
                  <w:color w:val="auto"/>
                  <w:position w:val="2"/>
                  <w:sz w:val="24"/>
                  <w:szCs w:val="24"/>
                  <w:lang w:val="en-US" w:eastAsia="zh-CN"/>
                </w:rPr>
                <w:delText>A</w:delText>
              </w:r>
            </w:del>
            <w:del w:id="2884" w:author="Administrator" w:date="2024-05-14T16:53:07Z">
              <w:r>
                <w:rPr>
                  <w:rFonts w:hint="eastAsia" w:ascii="Times New Roman" w:hAnsi="Times New Roman" w:cs="Times New Roman"/>
                  <w:color w:val="auto"/>
                  <w:position w:val="2"/>
                  <w:sz w:val="24"/>
                  <w:szCs w:val="24"/>
                  <w:vertAlign w:val="subscript"/>
                  <w:lang w:val="en-US" w:eastAsia="zh-CN"/>
                </w:rPr>
                <w:delText>s</w:delText>
              </w:r>
            </w:del>
            <w:del w:id="2885" w:author="Administrator" w:date="2024-05-14T16:53:07Z">
              <w:r>
                <w:rPr>
                  <w:rFonts w:hint="default" w:ascii="Times New Roman" w:hAnsi="Times New Roman" w:eastAsia="宋体" w:cs="Times New Roman"/>
                  <w:color w:val="auto"/>
                  <w:position w:val="2"/>
                  <w:sz w:val="24"/>
                  <w:szCs w:val="24"/>
                </w:rPr>
                <w:delText>级</w:delText>
              </w:r>
            </w:del>
          </w:p>
        </w:tc>
        <w:tc>
          <w:tcPr>
            <w:tcW w:w="1293" w:type="dxa"/>
            <w:tcBorders>
              <w:left w:val="single" w:color="auto" w:sz="4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360" w:lineRule="auto"/>
              <w:ind w:left="0" w:leftChars="0" w:right="0" w:rightChars="0" w:firstLine="0" w:firstLineChars="0"/>
              <w:jc w:val="center"/>
              <w:textAlignment w:val="auto"/>
              <w:rPr>
                <w:del w:id="2887" w:author="Administrator" w:date="2024-05-14T16:53:07Z"/>
                <w:rFonts w:hint="eastAsia" w:ascii="Times New Roman" w:hAnsi="Times New Roman" w:eastAsia="宋体" w:cs="Times New Roman"/>
                <w:color w:val="auto"/>
                <w:position w:val="2"/>
                <w:sz w:val="24"/>
                <w:szCs w:val="24"/>
                <w:lang w:eastAsia="zh-CN"/>
              </w:rPr>
              <w:pPrChange w:id="2886" w:author="Administrator" w:date="2024-05-11T17:00:37Z">
                <w:pPr>
                  <w:keepNext w:val="0"/>
                  <w:keepLines w:val="0"/>
                  <w:pageBreakBefore w:val="0"/>
                  <w:widowControl w:val="0"/>
                  <w:kinsoku/>
                  <w:wordWrap/>
                  <w:overflowPunct/>
                  <w:topLinePunct w:val="0"/>
                  <w:autoSpaceDE w:val="0"/>
                  <w:autoSpaceDN w:val="0"/>
                  <w:bidi w:val="0"/>
                  <w:adjustRightInd/>
                  <w:snapToGrid/>
                  <w:spacing w:before="0" w:beforeLines="50" w:after="0" w:afterLines="50" w:line="240" w:lineRule="auto"/>
                  <w:ind w:left="0" w:leftChars="0" w:right="0" w:rightChars="0" w:firstLine="480" w:firstLineChars="200"/>
                  <w:jc w:val="both"/>
                  <w:textAlignment w:val="auto"/>
                </w:pPr>
              </w:pPrChange>
            </w:pPr>
            <w:del w:id="2888" w:author="Administrator" w:date="2024-05-14T16:53:07Z">
              <w:r>
                <w:rPr>
                  <w:rFonts w:hint="eastAsia" w:cs="Times New Roman"/>
                  <w:color w:val="auto"/>
                  <w:position w:val="2"/>
                  <w:sz w:val="24"/>
                  <w:szCs w:val="24"/>
                  <w:lang w:val="en-US" w:eastAsia="zh-CN"/>
                </w:rPr>
                <w:delText>/</w:delText>
              </w:r>
            </w:del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bidi w:val="0"/>
        <w:outlineLvl w:val="9"/>
        <w:rPr>
          <w:del w:id="2889" w:author="Administrator" w:date="2024-05-14T16:53:07Z"/>
          <w:color w:val="auto"/>
          <w:sz w:val="24"/>
          <w:szCs w:val="24"/>
        </w:rPr>
      </w:pPr>
      <w:del w:id="2890" w:author="Administrator" w:date="2024-05-14T16:53:07Z">
        <w:r>
          <w:rPr>
            <w:color w:val="auto"/>
            <w:sz w:val="24"/>
            <w:szCs w:val="24"/>
          </w:rPr>
          <w:delText>玻璃幕墙结构构造子单元评定等级</w:delText>
        </w:r>
      </w:del>
    </w:p>
    <w:tbl>
      <w:tblPr>
        <w:tblStyle w:val="13"/>
        <w:tblW w:w="9367" w:type="dxa"/>
        <w:jc w:val="center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03"/>
        <w:gridCol w:w="1980"/>
        <w:gridCol w:w="1772"/>
        <w:gridCol w:w="1708"/>
        <w:gridCol w:w="1365"/>
        <w:gridCol w:w="1239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2" w:hRule="atLeast"/>
          <w:jc w:val="center"/>
          <w:del w:id="2891" w:author="Administrator" w:date="2024-05-14T16:53:07Z"/>
        </w:trPr>
        <w:tc>
          <w:tcPr>
            <w:tcW w:w="1303" w:type="dxa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59"/>
              <w:ind w:left="120" w:leftChars="50" w:right="120" w:rightChars="50" w:firstLine="0" w:firstLineChars="0"/>
              <w:jc w:val="center"/>
              <w:textAlignment w:val="auto"/>
              <w:rPr>
                <w:del w:id="2893" w:author="Administrator" w:date="2024-05-14T16:53:07Z"/>
                <w:color w:val="auto"/>
                <w:sz w:val="24"/>
                <w:szCs w:val="24"/>
              </w:rPr>
              <w:pPrChange w:id="2892" w:author="Administrator" w:date="2024-05-11T17:00:37Z">
                <w:pPr>
                  <w:pStyle w:val="22"/>
                  <w:keepNext w:val="0"/>
                  <w:keepLines w:val="0"/>
                  <w:pageBreakBefore w:val="0"/>
                  <w:widowControl w:val="0"/>
                  <w:kinsoku/>
                  <w:wordWrap/>
                  <w:overflowPunct/>
                  <w:topLinePunct w:val="0"/>
                  <w:autoSpaceDE w:val="0"/>
                  <w:autoSpaceDN w:val="0"/>
                  <w:bidi w:val="0"/>
                  <w:adjustRightInd/>
                  <w:snapToGrid/>
                  <w:spacing w:before="159"/>
                  <w:ind w:left="120" w:leftChars="50" w:right="120" w:rightChars="50" w:firstLine="0" w:firstLineChars="0"/>
                  <w:jc w:val="center"/>
                  <w:textAlignment w:val="auto"/>
                </w:pPr>
              </w:pPrChange>
            </w:pPr>
            <w:del w:id="2894" w:author="Administrator" w:date="2024-05-14T16:53:07Z">
              <w:r>
                <w:rPr>
                  <w:color w:val="auto"/>
                  <w:spacing w:val="2"/>
                  <w:sz w:val="24"/>
                  <w:szCs w:val="24"/>
                </w:rPr>
                <w:delText>检测项目</w:delText>
              </w:r>
            </w:del>
          </w:p>
        </w:tc>
        <w:tc>
          <w:tcPr>
            <w:tcW w:w="1980" w:type="dxa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59"/>
              <w:ind w:left="120" w:leftChars="50" w:right="120" w:rightChars="50" w:firstLine="0" w:firstLineChars="0"/>
              <w:jc w:val="center"/>
              <w:textAlignment w:val="auto"/>
              <w:rPr>
                <w:del w:id="2896" w:author="Administrator" w:date="2024-05-14T16:53:07Z"/>
                <w:color w:val="auto"/>
                <w:sz w:val="24"/>
                <w:szCs w:val="24"/>
              </w:rPr>
              <w:pPrChange w:id="2895" w:author="Administrator" w:date="2024-05-11T17:00:37Z">
                <w:pPr>
                  <w:pStyle w:val="22"/>
                  <w:keepNext w:val="0"/>
                  <w:keepLines w:val="0"/>
                  <w:pageBreakBefore w:val="0"/>
                  <w:widowControl w:val="0"/>
                  <w:kinsoku/>
                  <w:wordWrap/>
                  <w:overflowPunct/>
                  <w:topLinePunct w:val="0"/>
                  <w:autoSpaceDE w:val="0"/>
                  <w:autoSpaceDN w:val="0"/>
                  <w:bidi w:val="0"/>
                  <w:adjustRightInd/>
                  <w:snapToGrid/>
                  <w:spacing w:before="159"/>
                  <w:ind w:left="120" w:leftChars="50" w:right="120" w:rightChars="50" w:firstLine="0" w:firstLineChars="0"/>
                  <w:jc w:val="center"/>
                  <w:textAlignment w:val="auto"/>
                </w:pPr>
              </w:pPrChange>
            </w:pPr>
            <w:del w:id="2897" w:author="Administrator" w:date="2024-05-14T16:53:07Z">
              <w:r>
                <w:rPr>
                  <w:color w:val="auto"/>
                  <w:spacing w:val="4"/>
                  <w:sz w:val="24"/>
                  <w:szCs w:val="24"/>
                </w:rPr>
                <w:delText>幕墙与主体结构</w:delText>
              </w:r>
            </w:del>
          </w:p>
        </w:tc>
        <w:tc>
          <w:tcPr>
            <w:tcW w:w="1772" w:type="dxa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59"/>
              <w:ind w:left="120" w:leftChars="50" w:right="120" w:rightChars="50" w:firstLine="0" w:firstLineChars="0"/>
              <w:jc w:val="center"/>
              <w:textAlignment w:val="auto"/>
              <w:rPr>
                <w:del w:id="2899" w:author="Administrator" w:date="2024-05-14T16:53:07Z"/>
                <w:color w:val="auto"/>
                <w:sz w:val="24"/>
                <w:szCs w:val="24"/>
              </w:rPr>
              <w:pPrChange w:id="2898" w:author="Administrator" w:date="2024-05-11T17:00:37Z">
                <w:pPr>
                  <w:pStyle w:val="22"/>
                  <w:keepNext w:val="0"/>
                  <w:keepLines w:val="0"/>
                  <w:pageBreakBefore w:val="0"/>
                  <w:widowControl w:val="0"/>
                  <w:kinsoku/>
                  <w:wordWrap/>
                  <w:overflowPunct/>
                  <w:topLinePunct w:val="0"/>
                  <w:autoSpaceDE w:val="0"/>
                  <w:autoSpaceDN w:val="0"/>
                  <w:bidi w:val="0"/>
                  <w:adjustRightInd/>
                  <w:snapToGrid/>
                  <w:spacing w:before="159"/>
                  <w:ind w:left="120" w:leftChars="50" w:right="120" w:rightChars="50" w:firstLine="0" w:firstLineChars="0"/>
                  <w:jc w:val="center"/>
                  <w:textAlignment w:val="auto"/>
                </w:pPr>
              </w:pPrChange>
            </w:pPr>
            <w:del w:id="2900" w:author="Administrator" w:date="2024-05-14T16:53:07Z">
              <w:r>
                <w:rPr>
                  <w:color w:val="auto"/>
                  <w:spacing w:val="2"/>
                  <w:sz w:val="24"/>
                  <w:szCs w:val="24"/>
                </w:rPr>
                <w:delText>转接件与立柱</w:delText>
              </w:r>
            </w:del>
          </w:p>
        </w:tc>
        <w:tc>
          <w:tcPr>
            <w:tcW w:w="1708" w:type="dxa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59"/>
              <w:ind w:left="120" w:leftChars="50" w:right="120" w:rightChars="50" w:firstLine="0" w:firstLineChars="0"/>
              <w:jc w:val="center"/>
              <w:textAlignment w:val="auto"/>
              <w:rPr>
                <w:del w:id="2902" w:author="Administrator" w:date="2024-05-14T16:53:07Z"/>
                <w:color w:val="auto"/>
                <w:sz w:val="24"/>
                <w:szCs w:val="24"/>
              </w:rPr>
              <w:pPrChange w:id="2901" w:author="Administrator" w:date="2024-05-11T17:00:37Z">
                <w:pPr>
                  <w:pStyle w:val="22"/>
                  <w:keepNext w:val="0"/>
                  <w:keepLines w:val="0"/>
                  <w:pageBreakBefore w:val="0"/>
                  <w:widowControl w:val="0"/>
                  <w:kinsoku/>
                  <w:wordWrap/>
                  <w:overflowPunct/>
                  <w:topLinePunct w:val="0"/>
                  <w:autoSpaceDE w:val="0"/>
                  <w:autoSpaceDN w:val="0"/>
                  <w:bidi w:val="0"/>
                  <w:adjustRightInd/>
                  <w:snapToGrid/>
                  <w:spacing w:before="159"/>
                  <w:ind w:left="120" w:leftChars="50" w:right="120" w:rightChars="50" w:firstLine="0" w:firstLineChars="0"/>
                  <w:jc w:val="center"/>
                  <w:textAlignment w:val="auto"/>
                </w:pPr>
              </w:pPrChange>
            </w:pPr>
            <w:del w:id="2903" w:author="Administrator" w:date="2024-05-14T16:53:07Z">
              <w:r>
                <w:rPr>
                  <w:color w:val="auto"/>
                  <w:spacing w:val="1"/>
                  <w:sz w:val="24"/>
                  <w:szCs w:val="24"/>
                </w:rPr>
                <w:delText>立柱与横梁</w:delText>
              </w:r>
            </w:del>
          </w:p>
        </w:tc>
        <w:tc>
          <w:tcPr>
            <w:tcW w:w="1365" w:type="dxa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59"/>
              <w:ind w:left="120" w:leftChars="50" w:right="120" w:rightChars="50" w:firstLine="0" w:firstLineChars="0"/>
              <w:jc w:val="center"/>
              <w:textAlignment w:val="auto"/>
              <w:rPr>
                <w:del w:id="2905" w:author="Administrator" w:date="2024-05-14T16:53:07Z"/>
                <w:rFonts w:hint="default" w:ascii="Times New Roman" w:hAnsi="Times New Roman" w:eastAsia="宋体" w:cs="Times New Roman"/>
                <w:color w:val="auto"/>
                <w:sz w:val="24"/>
                <w:szCs w:val="24"/>
                <w:lang w:eastAsia="zh-CN"/>
              </w:rPr>
              <w:pPrChange w:id="2904" w:author="Administrator" w:date="2024-05-11T17:00:37Z">
                <w:pPr>
                  <w:pStyle w:val="22"/>
                  <w:keepNext w:val="0"/>
                  <w:keepLines w:val="0"/>
                  <w:pageBreakBefore w:val="0"/>
                  <w:widowControl w:val="0"/>
                  <w:kinsoku/>
                  <w:wordWrap/>
                  <w:overflowPunct/>
                  <w:topLinePunct w:val="0"/>
                  <w:autoSpaceDE w:val="0"/>
                  <w:autoSpaceDN w:val="0"/>
                  <w:bidi w:val="0"/>
                  <w:adjustRightInd/>
                  <w:snapToGrid/>
                  <w:spacing w:before="159"/>
                  <w:ind w:left="120" w:leftChars="50" w:right="120" w:rightChars="50" w:firstLine="0" w:firstLineChars="0"/>
                  <w:jc w:val="center"/>
                  <w:textAlignment w:val="auto"/>
                </w:pPr>
              </w:pPrChange>
            </w:pPr>
            <w:del w:id="2906" w:author="Administrator" w:date="2024-05-14T16:53:07Z">
              <w:r>
                <w:rPr>
                  <w:rFonts w:hint="default" w:ascii="Times New Roman" w:hAnsi="Times New Roman" w:cs="Times New Roman"/>
                  <w:color w:val="auto"/>
                  <w:sz w:val="24"/>
                  <w:szCs w:val="24"/>
                  <w:lang w:val="en-US" w:eastAsia="zh-CN"/>
                </w:rPr>
                <w:delText>/</w:delText>
              </w:r>
            </w:del>
          </w:p>
        </w:tc>
        <w:tc>
          <w:tcPr>
            <w:tcW w:w="1239" w:type="dxa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59"/>
              <w:ind w:left="120" w:leftChars="50" w:right="120" w:rightChars="50" w:firstLine="0" w:firstLineChars="0"/>
              <w:jc w:val="center"/>
              <w:textAlignment w:val="auto"/>
              <w:rPr>
                <w:del w:id="2908" w:author="Administrator" w:date="2024-05-14T16:53:07Z"/>
                <w:rFonts w:hint="default" w:ascii="Times New Roman" w:hAnsi="Times New Roman" w:eastAsia="宋体" w:cs="Times New Roman"/>
                <w:color w:val="auto"/>
                <w:sz w:val="24"/>
                <w:szCs w:val="24"/>
                <w:lang w:eastAsia="zh-CN"/>
              </w:rPr>
              <w:pPrChange w:id="2907" w:author="Administrator" w:date="2024-05-11T17:00:37Z">
                <w:pPr>
                  <w:pStyle w:val="22"/>
                  <w:keepNext w:val="0"/>
                  <w:keepLines w:val="0"/>
                  <w:pageBreakBefore w:val="0"/>
                  <w:widowControl w:val="0"/>
                  <w:kinsoku/>
                  <w:wordWrap/>
                  <w:overflowPunct/>
                  <w:topLinePunct w:val="0"/>
                  <w:autoSpaceDE w:val="0"/>
                  <w:autoSpaceDN w:val="0"/>
                  <w:bidi w:val="0"/>
                  <w:adjustRightInd/>
                  <w:snapToGrid/>
                  <w:spacing w:before="159"/>
                  <w:ind w:left="120" w:leftChars="50" w:right="120" w:rightChars="50" w:firstLine="0" w:firstLineChars="0"/>
                  <w:jc w:val="center"/>
                  <w:textAlignment w:val="auto"/>
                </w:pPr>
              </w:pPrChange>
            </w:pPr>
            <w:del w:id="2909" w:author="Administrator" w:date="2024-05-14T16:53:07Z">
              <w:r>
                <w:rPr>
                  <w:rFonts w:hint="default" w:ascii="Times New Roman" w:hAnsi="Times New Roman" w:cs="Times New Roman"/>
                  <w:color w:val="auto"/>
                  <w:spacing w:val="2"/>
                  <w:sz w:val="24"/>
                  <w:szCs w:val="24"/>
                  <w:lang w:val="en-US" w:eastAsia="zh-CN"/>
                </w:rPr>
                <w:delText>/</w:delText>
              </w:r>
            </w:del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1" w:hRule="atLeast"/>
          <w:jc w:val="center"/>
          <w:del w:id="2910" w:author="Administrator" w:date="2024-05-14T16:53:07Z"/>
        </w:trPr>
        <w:tc>
          <w:tcPr>
            <w:tcW w:w="1303" w:type="dxa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59"/>
              <w:ind w:left="120" w:leftChars="50" w:right="120" w:rightChars="50" w:firstLine="0" w:firstLineChars="0"/>
              <w:jc w:val="center"/>
              <w:textAlignment w:val="auto"/>
              <w:rPr>
                <w:del w:id="2912" w:author="Administrator" w:date="2024-05-14T16:53:07Z"/>
                <w:color w:val="auto"/>
                <w:sz w:val="24"/>
                <w:szCs w:val="24"/>
              </w:rPr>
              <w:pPrChange w:id="2911" w:author="Administrator" w:date="2024-05-11T17:00:37Z">
                <w:pPr>
                  <w:pStyle w:val="22"/>
                  <w:keepNext w:val="0"/>
                  <w:keepLines w:val="0"/>
                  <w:pageBreakBefore w:val="0"/>
                  <w:widowControl w:val="0"/>
                  <w:kinsoku/>
                  <w:wordWrap/>
                  <w:overflowPunct/>
                  <w:topLinePunct w:val="0"/>
                  <w:autoSpaceDE w:val="0"/>
                  <w:autoSpaceDN w:val="0"/>
                  <w:bidi w:val="0"/>
                  <w:adjustRightInd/>
                  <w:snapToGrid/>
                  <w:spacing w:before="159"/>
                  <w:ind w:left="120" w:leftChars="50" w:right="120" w:rightChars="50" w:firstLine="0" w:firstLineChars="0"/>
                  <w:jc w:val="center"/>
                  <w:textAlignment w:val="auto"/>
                </w:pPr>
              </w:pPrChange>
            </w:pPr>
            <w:del w:id="2913" w:author="Administrator" w:date="2024-05-14T16:53:07Z">
              <w:r>
                <w:rPr>
                  <w:color w:val="auto"/>
                  <w:sz w:val="24"/>
                  <w:szCs w:val="24"/>
                </w:rPr>
                <w:delText>评定等级</w:delText>
              </w:r>
            </w:del>
          </w:p>
        </w:tc>
        <w:tc>
          <w:tcPr>
            <w:tcW w:w="1980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360" w:lineRule="auto"/>
              <w:ind w:left="120" w:leftChars="50" w:right="120" w:rightChars="50" w:firstLine="0" w:firstLineChars="0"/>
              <w:jc w:val="center"/>
              <w:textAlignment w:val="auto"/>
              <w:rPr>
                <w:del w:id="2915" w:author="Administrator" w:date="2024-05-14T16:53:07Z"/>
                <w:color w:val="auto"/>
                <w:sz w:val="24"/>
                <w:szCs w:val="24"/>
              </w:rPr>
              <w:pPrChange w:id="2914" w:author="Administrator" w:date="2024-05-11T17:00:37Z">
                <w:pPr>
                  <w:pStyle w:val="22"/>
                  <w:keepNext w:val="0"/>
                  <w:keepLines w:val="0"/>
                  <w:pageBreakBefore w:val="0"/>
                  <w:widowControl w:val="0"/>
                  <w:kinsoku/>
                  <w:wordWrap/>
                  <w:overflowPunct/>
                  <w:topLinePunct w:val="0"/>
                  <w:autoSpaceDE w:val="0"/>
                  <w:autoSpaceDN w:val="0"/>
                  <w:bidi w:val="0"/>
                  <w:adjustRightInd/>
                  <w:snapToGrid/>
                  <w:spacing w:before="0" w:beforeLines="50" w:after="0" w:afterLines="50" w:line="240" w:lineRule="auto"/>
                  <w:ind w:left="120" w:leftChars="50" w:right="120" w:rightChars="50" w:firstLine="0" w:firstLineChars="0"/>
                  <w:jc w:val="center"/>
                  <w:textAlignment w:val="auto"/>
                </w:pPr>
              </w:pPrChange>
            </w:pPr>
            <w:del w:id="2916" w:author="Administrator" w:date="2024-05-14T16:53:07Z">
              <w:r>
                <w:rPr>
                  <w:rFonts w:hint="default" w:ascii="Times New Roman" w:hAnsi="Times New Roman" w:cs="Times New Roman"/>
                  <w:color w:val="auto"/>
                  <w:position w:val="2"/>
                  <w:sz w:val="24"/>
                  <w:szCs w:val="24"/>
                  <w:lang w:val="en-US" w:eastAsia="zh-CN"/>
                </w:rPr>
                <w:delText>B</w:delText>
              </w:r>
            </w:del>
            <w:del w:id="2917" w:author="Administrator" w:date="2024-05-14T16:53:07Z">
              <w:r>
                <w:rPr>
                  <w:rFonts w:hint="eastAsia" w:ascii="Times New Roman" w:hAnsi="Times New Roman" w:cs="Times New Roman"/>
                  <w:color w:val="auto"/>
                  <w:position w:val="2"/>
                  <w:sz w:val="24"/>
                  <w:szCs w:val="24"/>
                  <w:vertAlign w:val="subscript"/>
                  <w:lang w:val="en-US" w:eastAsia="zh-CN"/>
                </w:rPr>
                <w:delText>s</w:delText>
              </w:r>
            </w:del>
            <w:del w:id="2918" w:author="Administrator" w:date="2024-05-14T16:53:07Z">
              <w:r>
                <w:rPr>
                  <w:rFonts w:hint="default" w:ascii="Times New Roman" w:hAnsi="Times New Roman" w:eastAsia="宋体" w:cs="Times New Roman"/>
                  <w:color w:val="auto"/>
                  <w:position w:val="2"/>
                  <w:sz w:val="24"/>
                  <w:szCs w:val="24"/>
                </w:rPr>
                <w:delText>级</w:delText>
              </w:r>
            </w:del>
          </w:p>
        </w:tc>
        <w:tc>
          <w:tcPr>
            <w:tcW w:w="1772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360" w:lineRule="auto"/>
              <w:ind w:left="120" w:leftChars="50" w:right="120" w:rightChars="50" w:firstLine="0" w:firstLineChars="0"/>
              <w:jc w:val="center"/>
              <w:textAlignment w:val="auto"/>
              <w:rPr>
                <w:del w:id="2920" w:author="Administrator" w:date="2024-05-14T16:53:07Z"/>
                <w:color w:val="auto"/>
                <w:sz w:val="24"/>
                <w:szCs w:val="24"/>
              </w:rPr>
              <w:pPrChange w:id="2919" w:author="Administrator" w:date="2024-05-11T17:00:37Z">
                <w:pPr>
                  <w:pStyle w:val="22"/>
                  <w:keepNext w:val="0"/>
                  <w:keepLines w:val="0"/>
                  <w:pageBreakBefore w:val="0"/>
                  <w:widowControl w:val="0"/>
                  <w:kinsoku/>
                  <w:wordWrap/>
                  <w:overflowPunct/>
                  <w:topLinePunct w:val="0"/>
                  <w:autoSpaceDE w:val="0"/>
                  <w:autoSpaceDN w:val="0"/>
                  <w:bidi w:val="0"/>
                  <w:adjustRightInd/>
                  <w:snapToGrid/>
                  <w:spacing w:before="0" w:beforeLines="50" w:after="0" w:afterLines="50" w:line="240" w:lineRule="auto"/>
                  <w:ind w:left="120" w:leftChars="50" w:right="120" w:rightChars="50" w:firstLine="0" w:firstLineChars="0"/>
                  <w:jc w:val="center"/>
                  <w:textAlignment w:val="auto"/>
                </w:pPr>
              </w:pPrChange>
            </w:pPr>
            <w:del w:id="2921" w:author="Administrator" w:date="2024-05-14T16:53:07Z">
              <w:r>
                <w:rPr>
                  <w:rFonts w:hint="eastAsia" w:ascii="Times New Roman" w:hAnsi="Times New Roman" w:cs="Times New Roman"/>
                  <w:color w:val="auto"/>
                  <w:position w:val="2"/>
                  <w:sz w:val="24"/>
                  <w:szCs w:val="24"/>
                  <w:lang w:val="en-US" w:eastAsia="zh-CN"/>
                </w:rPr>
                <w:delText>A</w:delText>
              </w:r>
            </w:del>
            <w:del w:id="2922" w:author="Administrator" w:date="2024-05-14T16:53:07Z">
              <w:r>
                <w:rPr>
                  <w:rFonts w:hint="eastAsia" w:ascii="Times New Roman" w:hAnsi="Times New Roman" w:cs="Times New Roman"/>
                  <w:color w:val="auto"/>
                  <w:position w:val="2"/>
                  <w:sz w:val="24"/>
                  <w:szCs w:val="24"/>
                  <w:vertAlign w:val="subscript"/>
                  <w:lang w:val="en-US" w:eastAsia="zh-CN"/>
                </w:rPr>
                <w:delText>s</w:delText>
              </w:r>
            </w:del>
            <w:del w:id="2923" w:author="Administrator" w:date="2024-05-14T16:53:07Z">
              <w:r>
                <w:rPr>
                  <w:rFonts w:hint="default" w:ascii="Times New Roman" w:hAnsi="Times New Roman" w:eastAsia="宋体" w:cs="Times New Roman"/>
                  <w:color w:val="auto"/>
                  <w:position w:val="2"/>
                  <w:sz w:val="24"/>
                  <w:szCs w:val="24"/>
                </w:rPr>
                <w:delText>级</w:delText>
              </w:r>
            </w:del>
          </w:p>
        </w:tc>
        <w:tc>
          <w:tcPr>
            <w:tcW w:w="1708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0" w:beforeLines="50" w:after="0" w:afterLines="50" w:line="360" w:lineRule="auto"/>
              <w:ind w:left="120" w:leftChars="50" w:right="120" w:rightChars="50" w:firstLine="0" w:firstLineChars="0"/>
              <w:jc w:val="center"/>
              <w:textAlignment w:val="auto"/>
              <w:rPr>
                <w:del w:id="2925" w:author="Administrator" w:date="2024-05-14T16:53:07Z"/>
                <w:color w:val="auto"/>
                <w:sz w:val="24"/>
                <w:szCs w:val="24"/>
              </w:rPr>
              <w:pPrChange w:id="2924" w:author="Administrator" w:date="2024-05-11T17:00:37Z">
                <w:pPr>
                  <w:pStyle w:val="22"/>
                  <w:keepNext w:val="0"/>
                  <w:keepLines w:val="0"/>
                  <w:pageBreakBefore w:val="0"/>
                  <w:widowControl w:val="0"/>
                  <w:kinsoku/>
                  <w:wordWrap/>
                  <w:overflowPunct/>
                  <w:topLinePunct w:val="0"/>
                  <w:autoSpaceDE w:val="0"/>
                  <w:autoSpaceDN w:val="0"/>
                  <w:bidi w:val="0"/>
                  <w:adjustRightInd/>
                  <w:snapToGrid/>
                  <w:spacing w:before="0" w:beforeLines="50" w:after="0" w:afterLines="50" w:line="240" w:lineRule="auto"/>
                  <w:ind w:left="120" w:leftChars="50" w:right="120" w:rightChars="50" w:firstLine="0" w:firstLineChars="0"/>
                  <w:jc w:val="center"/>
                  <w:textAlignment w:val="auto"/>
                </w:pPr>
              </w:pPrChange>
            </w:pPr>
            <w:del w:id="2926" w:author="Administrator" w:date="2024-05-14T16:53:07Z">
              <w:r>
                <w:rPr>
                  <w:rFonts w:hint="eastAsia" w:ascii="Times New Roman" w:hAnsi="Times New Roman" w:cs="Times New Roman"/>
                  <w:color w:val="auto"/>
                  <w:position w:val="2"/>
                  <w:sz w:val="24"/>
                  <w:szCs w:val="24"/>
                  <w:lang w:val="en-US" w:eastAsia="zh-CN"/>
                </w:rPr>
                <w:delText>B</w:delText>
              </w:r>
            </w:del>
            <w:del w:id="2927" w:author="Administrator" w:date="2024-05-14T16:53:07Z">
              <w:r>
                <w:rPr>
                  <w:rFonts w:hint="eastAsia" w:ascii="Times New Roman" w:hAnsi="Times New Roman" w:cs="Times New Roman"/>
                  <w:color w:val="auto"/>
                  <w:position w:val="2"/>
                  <w:sz w:val="24"/>
                  <w:szCs w:val="24"/>
                  <w:vertAlign w:val="subscript"/>
                  <w:lang w:val="en-US" w:eastAsia="zh-CN"/>
                </w:rPr>
                <w:delText>s</w:delText>
              </w:r>
            </w:del>
            <w:del w:id="2928" w:author="Administrator" w:date="2024-05-14T16:53:07Z">
              <w:r>
                <w:rPr>
                  <w:rFonts w:hint="default" w:ascii="Times New Roman" w:hAnsi="Times New Roman" w:eastAsia="宋体" w:cs="Times New Roman"/>
                  <w:color w:val="auto"/>
                  <w:position w:val="2"/>
                  <w:sz w:val="24"/>
                  <w:szCs w:val="24"/>
                </w:rPr>
                <w:delText>级</w:delText>
              </w:r>
            </w:del>
          </w:p>
        </w:tc>
        <w:tc>
          <w:tcPr>
            <w:tcW w:w="1365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59"/>
              <w:ind w:left="120" w:leftChars="50" w:right="120" w:rightChars="50" w:firstLine="0" w:firstLineChars="0"/>
              <w:jc w:val="center"/>
              <w:textAlignment w:val="auto"/>
              <w:rPr>
                <w:del w:id="2930" w:author="Administrator" w:date="2024-05-14T16:53:07Z"/>
                <w:rFonts w:hint="default" w:ascii="Times New Roman" w:hAnsi="Times New Roman" w:eastAsia="宋体" w:cs="Times New Roman"/>
                <w:color w:val="auto"/>
                <w:sz w:val="24"/>
                <w:szCs w:val="24"/>
                <w:lang w:val="en-US" w:eastAsia="zh-CN"/>
              </w:rPr>
              <w:pPrChange w:id="2929" w:author="Administrator" w:date="2024-05-11T17:00:37Z">
                <w:pPr>
                  <w:pStyle w:val="22"/>
                  <w:keepNext w:val="0"/>
                  <w:keepLines w:val="0"/>
                  <w:pageBreakBefore w:val="0"/>
                  <w:widowControl w:val="0"/>
                  <w:kinsoku/>
                  <w:wordWrap/>
                  <w:overflowPunct/>
                  <w:topLinePunct w:val="0"/>
                  <w:autoSpaceDE w:val="0"/>
                  <w:autoSpaceDN w:val="0"/>
                  <w:bidi w:val="0"/>
                  <w:adjustRightInd/>
                  <w:snapToGrid/>
                  <w:spacing w:before="159"/>
                  <w:ind w:left="120" w:leftChars="50" w:right="120" w:rightChars="50" w:firstLine="0" w:firstLineChars="0"/>
                  <w:jc w:val="center"/>
                  <w:textAlignment w:val="auto"/>
                </w:pPr>
              </w:pPrChange>
            </w:pPr>
            <w:del w:id="2931" w:author="Administrator" w:date="2024-05-14T16:53:07Z">
              <w:r>
                <w:rPr>
                  <w:rFonts w:hint="default" w:ascii="Times New Roman" w:hAnsi="Times New Roman" w:cs="Times New Roman"/>
                  <w:color w:val="auto"/>
                  <w:sz w:val="24"/>
                  <w:szCs w:val="24"/>
                  <w:lang w:val="en-US" w:eastAsia="zh-CN"/>
                </w:rPr>
                <w:delText>/</w:delText>
              </w:r>
            </w:del>
          </w:p>
        </w:tc>
        <w:tc>
          <w:tcPr>
            <w:tcW w:w="1239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159"/>
              <w:ind w:left="120" w:leftChars="50" w:right="120" w:rightChars="50" w:firstLine="0" w:firstLineChars="0"/>
              <w:jc w:val="center"/>
              <w:textAlignment w:val="auto"/>
              <w:rPr>
                <w:del w:id="2933" w:author="Administrator" w:date="2024-05-14T16:53:07Z"/>
                <w:rFonts w:hint="default" w:ascii="Times New Roman" w:hAnsi="Times New Roman" w:eastAsia="宋体" w:cs="Times New Roman"/>
                <w:color w:val="auto"/>
                <w:sz w:val="24"/>
                <w:szCs w:val="24"/>
                <w:lang w:eastAsia="zh-CN"/>
              </w:rPr>
              <w:pPrChange w:id="2932" w:author="Administrator" w:date="2024-05-11T17:00:37Z">
                <w:pPr>
                  <w:pStyle w:val="22"/>
                  <w:keepNext w:val="0"/>
                  <w:keepLines w:val="0"/>
                  <w:pageBreakBefore w:val="0"/>
                  <w:widowControl w:val="0"/>
                  <w:kinsoku/>
                  <w:wordWrap/>
                  <w:overflowPunct/>
                  <w:topLinePunct w:val="0"/>
                  <w:autoSpaceDE w:val="0"/>
                  <w:autoSpaceDN w:val="0"/>
                  <w:bidi w:val="0"/>
                  <w:adjustRightInd/>
                  <w:snapToGrid/>
                  <w:spacing w:before="159"/>
                  <w:ind w:left="120" w:leftChars="50" w:right="120" w:rightChars="50" w:firstLine="0" w:firstLineChars="0"/>
                  <w:jc w:val="center"/>
                  <w:textAlignment w:val="auto"/>
                </w:pPr>
              </w:pPrChange>
            </w:pPr>
            <w:del w:id="2934" w:author="Administrator" w:date="2024-05-14T16:53:07Z">
              <w:r>
                <w:rPr>
                  <w:rFonts w:hint="default" w:ascii="Times New Roman" w:hAnsi="Times New Roman" w:cs="Times New Roman"/>
                  <w:color w:val="auto"/>
                  <w:position w:val="2"/>
                  <w:sz w:val="24"/>
                  <w:szCs w:val="24"/>
                  <w:lang w:val="en-US" w:eastAsia="zh-CN"/>
                </w:rPr>
                <w:delText>/</w:delText>
              </w:r>
            </w:del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textAlignment w:val="auto"/>
        <w:outlineLvl w:val="9"/>
        <w:rPr>
          <w:del w:id="2935" w:author="Administrator" w:date="2024-05-14T16:53:07Z"/>
          <w:rFonts w:hint="eastAsia"/>
          <w:color w:val="auto"/>
          <w:lang w:val="en-US" w:eastAsia="zh-CN"/>
        </w:rPr>
      </w:pPr>
      <w:del w:id="2936" w:author="Administrator" w:date="2024-05-14T16:53:07Z">
        <w:r>
          <w:rPr>
            <w:rFonts w:hint="default"/>
            <w:color w:val="auto"/>
            <w:lang w:val="en-US" w:eastAsia="zh-CN"/>
          </w:rPr>
          <w:delText>适修性</w:delText>
        </w:r>
      </w:del>
      <w:del w:id="2937" w:author="Administrator" w:date="2024-05-14T16:53:07Z">
        <w:r>
          <w:rPr>
            <w:rFonts w:hint="eastAsia"/>
            <w:color w:val="auto"/>
            <w:lang w:val="en-US" w:eastAsia="zh-CN"/>
          </w:rPr>
          <w:delText>建议：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textAlignment w:val="auto"/>
        <w:outlineLvl w:val="9"/>
        <w:rPr>
          <w:del w:id="2938" w:author="Administrator" w:date="2024-05-14T16:53:07Z"/>
          <w:rFonts w:hint="default"/>
          <w:color w:val="auto"/>
          <w:lang w:val="en-US" w:eastAsia="zh-CN"/>
        </w:rPr>
      </w:pPr>
      <w:del w:id="2939" w:author="Administrator" w:date="2024-05-14T16:53:07Z">
        <w:r>
          <w:rPr>
            <w:rFonts w:hint="eastAsia"/>
            <w:color w:val="auto"/>
            <w:lang w:val="en-US" w:eastAsia="zh-CN"/>
          </w:rPr>
          <w:delText>1、立柱、横梁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jc w:val="both"/>
        <w:textAlignment w:val="auto"/>
        <w:outlineLvl w:val="9"/>
        <w:rPr>
          <w:del w:id="2940" w:author="Administrator" w:date="2024-05-14T16:53:07Z"/>
          <w:rFonts w:hint="eastAsia"/>
          <w:color w:val="auto"/>
          <w:highlight w:val="none"/>
          <w:lang w:val="en-US" w:eastAsia="zh-CN"/>
        </w:rPr>
      </w:pPr>
      <w:del w:id="2941" w:author="Administrator" w:date="2024-05-14T16:53:07Z">
        <w:r>
          <w:rPr>
            <w:rFonts w:hint="eastAsia"/>
            <w:color w:val="auto"/>
            <w:highlight w:val="none"/>
            <w:lang w:val="en-US" w:eastAsia="zh-CN"/>
          </w:rPr>
          <w:delText>对发现幕墙立柱、横梁衔接不密实及与主体连接处螺栓缺失等现象，建议根据所列缺陷对幕墙进行检查维修、加固、保养。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textAlignment w:val="auto"/>
        <w:outlineLvl w:val="9"/>
        <w:rPr>
          <w:del w:id="2942" w:author="Administrator" w:date="2024-05-14T16:53:07Z"/>
          <w:rFonts w:hint="eastAsia"/>
          <w:color w:val="auto"/>
          <w:lang w:val="en-US" w:eastAsia="zh-CN"/>
        </w:rPr>
      </w:pPr>
      <w:del w:id="2943" w:author="Administrator" w:date="2024-05-14T16:53:07Z">
        <w:r>
          <w:rPr>
            <w:rFonts w:hint="eastAsia"/>
            <w:color w:val="auto"/>
            <w:lang w:val="en-US" w:eastAsia="zh-CN"/>
          </w:rPr>
          <w:delText>2、密封材料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jc w:val="both"/>
        <w:textAlignment w:val="auto"/>
        <w:outlineLvl w:val="9"/>
        <w:rPr>
          <w:del w:id="2944" w:author="Administrator" w:date="2024-05-14T16:53:07Z"/>
          <w:rFonts w:hint="eastAsia"/>
          <w:color w:val="auto"/>
          <w:highlight w:val="none"/>
          <w:lang w:val="en-US" w:eastAsia="zh-CN"/>
        </w:rPr>
      </w:pPr>
      <w:del w:id="2945" w:author="Administrator" w:date="2024-05-14T16:53:07Z">
        <w:r>
          <w:rPr>
            <w:rFonts w:hint="eastAsia"/>
            <w:color w:val="auto"/>
            <w:highlight w:val="none"/>
            <w:lang w:val="en-US" w:eastAsia="zh-CN"/>
          </w:rPr>
          <w:delText>对发现玻璃幕墙耐候密封胶存在胶体有气泡、漏打胶等现象，建议根据所列缺陷对幕墙密封材料进行检查修补，或重新打胶。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textAlignment w:val="auto"/>
        <w:outlineLvl w:val="9"/>
        <w:rPr>
          <w:del w:id="2946" w:author="Administrator" w:date="2024-05-14T16:53:07Z"/>
          <w:rFonts w:hint="eastAsia"/>
          <w:color w:val="auto"/>
          <w:lang w:val="en-US" w:eastAsia="zh-CN"/>
        </w:rPr>
      </w:pPr>
      <w:del w:id="2947" w:author="Administrator" w:date="2024-05-14T16:53:07Z">
        <w:r>
          <w:rPr>
            <w:rFonts w:hint="eastAsia"/>
            <w:color w:val="auto"/>
            <w:lang w:val="en-US" w:eastAsia="zh-CN"/>
          </w:rPr>
          <w:delText>3、开启窗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jc w:val="both"/>
        <w:textAlignment w:val="auto"/>
        <w:outlineLvl w:val="9"/>
        <w:rPr>
          <w:del w:id="2948" w:author="Administrator" w:date="2024-05-14T16:53:07Z"/>
          <w:rFonts w:hint="eastAsia"/>
          <w:color w:val="auto"/>
          <w:lang w:val="en-US" w:eastAsia="zh-CN"/>
        </w:rPr>
      </w:pPr>
      <w:del w:id="2949" w:author="Administrator" w:date="2024-05-14T16:53:07Z">
        <w:r>
          <w:rPr>
            <w:rFonts w:hint="eastAsia"/>
            <w:color w:val="auto"/>
            <w:highlight w:val="none"/>
            <w:lang w:val="en-US" w:eastAsia="zh-CN"/>
          </w:rPr>
          <w:delText>对发现玻璃幕墙开启窗窗扇倾斜、不够牢固等现象，建议根据所列缺陷对幕墙开启窗进行检查维修，或进行更换。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textAlignment w:val="auto"/>
        <w:outlineLvl w:val="9"/>
        <w:rPr>
          <w:del w:id="2950" w:author="Administrator" w:date="2024-05-14T16:53:07Z"/>
          <w:rFonts w:hint="eastAsia"/>
          <w:color w:val="auto"/>
          <w:lang w:val="en-US" w:eastAsia="zh-CN"/>
        </w:rPr>
      </w:pPr>
      <w:del w:id="2951" w:author="Administrator" w:date="2024-05-14T16:53:07Z">
        <w:r>
          <w:rPr>
            <w:rFonts w:hint="eastAsia"/>
            <w:color w:val="auto"/>
            <w:lang w:val="en-US" w:eastAsia="zh-CN"/>
          </w:rPr>
          <w:delText>4、幕墙整体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jc w:val="both"/>
        <w:textAlignment w:val="auto"/>
        <w:outlineLvl w:val="9"/>
        <w:rPr>
          <w:del w:id="2952" w:author="Administrator" w:date="2024-05-14T16:53:07Z"/>
          <w:rFonts w:hint="eastAsia"/>
          <w:color w:val="auto"/>
          <w:lang w:val="en-US" w:eastAsia="zh-CN"/>
        </w:rPr>
      </w:pPr>
      <w:del w:id="2953" w:author="Administrator" w:date="2024-05-14T16:53:07Z">
        <w:r>
          <w:rPr>
            <w:rFonts w:hint="eastAsia"/>
            <w:color w:val="auto"/>
            <w:lang w:val="en-US" w:eastAsia="zh-CN"/>
          </w:rPr>
          <w:delText>建议加强对幕墙的日常巡查和日常维护，并制定幕墙的维修、保养计划与制度，定期对幕墙进行保养。</w:delText>
        </w:r>
      </w:del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="0" w:leftChars="0" w:right="0" w:rightChars="0" w:firstLine="720" w:firstLineChars="300"/>
        <w:textAlignment w:val="auto"/>
        <w:outlineLvl w:val="9"/>
        <w:rPr>
          <w:rFonts w:hint="eastAsia" w:cs="Times New Roman"/>
          <w:b w:val="0"/>
          <w:bCs/>
          <w:color w:val="auto"/>
          <w:sz w:val="24"/>
          <w:szCs w:val="24"/>
          <w:lang w:val="en-US" w:eastAsia="zh-CN"/>
        </w:rPr>
      </w:pPr>
      <w:del w:id="2954" w:author="Administrator" w:date="2024-05-14T16:53:07Z">
        <w:r>
          <w:rPr>
            <w:rFonts w:hint="eastAsia" w:cs="Times New Roman"/>
            <w:b w:val="0"/>
            <w:bCs/>
            <w:color w:val="auto"/>
            <w:sz w:val="24"/>
            <w:szCs w:val="24"/>
            <w:lang w:val="en-US" w:eastAsia="zh-CN"/>
          </w:rPr>
          <w:delText>（以下空白）</w:delText>
        </w:r>
      </w:del>
    </w:p>
    <w:p>
      <w:pPr>
        <w:rPr>
          <w:rFonts w:hint="eastAsia" w:cs="Times New Roman"/>
          <w:b w:val="0"/>
          <w:bCs/>
          <w:color w:val="auto"/>
          <w:sz w:val="24"/>
          <w:szCs w:val="24"/>
          <w:lang w:val="en-US" w:eastAsia="zh-CN"/>
        </w:rPr>
      </w:pPr>
      <w:r>
        <w:rPr>
          <w:rFonts w:hint="eastAsia" w:cs="Times New Roman"/>
          <w:b w:val="0"/>
          <w:bCs/>
          <w:color w:val="auto"/>
          <w:sz w:val="24"/>
          <w:szCs w:val="24"/>
          <w:lang w:val="en-US" w:eastAsia="zh-CN"/>
        </w:rPr>
        <w:br w:type="page"/>
      </w:r>
    </w:p>
    <w:p>
      <w:pPr>
        <w:pStyle w:val="3"/>
        <w:bidi w:val="0"/>
        <w:rPr>
          <w:color w:val="auto"/>
        </w:rPr>
      </w:pPr>
      <w:bookmarkStart w:id="51" w:name="_Toc15822"/>
      <w:bookmarkStart w:id="52" w:name="_Toc14760"/>
      <w:r>
        <w:rPr>
          <w:color w:val="auto"/>
        </w:rPr>
        <w:t>附录</w:t>
      </w:r>
      <w:r>
        <w:rPr>
          <w:rFonts w:hint="eastAsia"/>
          <w:color w:val="auto"/>
          <w:lang w:val="en-US" w:eastAsia="zh-CN"/>
        </w:rPr>
        <w:t>一</w:t>
      </w:r>
      <w:r>
        <w:rPr>
          <w:color w:val="auto"/>
        </w:rPr>
        <w:t xml:space="preserve"> 玻璃幕墙玻璃面板</w:t>
      </w:r>
      <w:r>
        <w:rPr>
          <w:rFonts w:hint="eastAsia"/>
          <w:color w:val="auto"/>
          <w:lang w:val="en-US" w:eastAsia="zh-CN"/>
        </w:rPr>
        <w:t>挠度</w:t>
      </w:r>
      <w:r>
        <w:rPr>
          <w:color w:val="auto"/>
        </w:rPr>
        <w:t>验算计算书</w:t>
      </w:r>
      <w:bookmarkEnd w:id="51"/>
      <w:bookmarkEnd w:id="5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="0" w:leftChars="0" w:right="0" w:rightChars="0" w:firstLine="480" w:firstLineChars="200"/>
        <w:textAlignment w:val="auto"/>
        <w:outlineLvl w:val="9"/>
        <w:rPr>
          <w:color w:val="auto"/>
        </w:rPr>
      </w:pPr>
      <w:bookmarkStart w:id="53" w:name="_Toc7239"/>
      <w:bookmarkStart w:id="54" w:name="_Toc4413"/>
      <w:bookmarkStart w:id="55" w:name="_Toc4941"/>
      <w:bookmarkStart w:id="56" w:name="_Toc23369"/>
      <w:r>
        <w:rPr>
          <w:rFonts w:hint="eastAsia"/>
          <w:color w:val="auto"/>
          <w:lang w:val="en-US" w:eastAsia="zh-CN"/>
        </w:rPr>
        <w:t>1、</w:t>
      </w:r>
      <w:r>
        <w:rPr>
          <w:color w:val="auto"/>
        </w:rPr>
        <w:t>基本参数：</w:t>
      </w:r>
      <w:bookmarkEnd w:id="53"/>
      <w:bookmarkEnd w:id="54"/>
      <w:bookmarkEnd w:id="55"/>
      <w:bookmarkEnd w:id="5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="0" w:leftChars="0" w:right="0" w:rightChars="0" w:firstLine="480" w:firstLineChars="200"/>
        <w:textAlignment w:val="auto"/>
        <w:rPr>
          <w:color w:val="auto"/>
        </w:rPr>
      </w:pPr>
      <w:r>
        <w:rPr>
          <w:rFonts w:hint="eastAsia"/>
          <w:color w:val="auto"/>
          <w:lang w:eastAsia="zh-CN"/>
        </w:rPr>
        <w:t>（</w:t>
      </w:r>
      <w:r>
        <w:rPr>
          <w:rFonts w:hint="eastAsia"/>
          <w:color w:val="auto"/>
          <w:lang w:val="en-US" w:eastAsia="zh-CN"/>
        </w:rPr>
        <w:t>1</w:t>
      </w:r>
      <w:r>
        <w:rPr>
          <w:rFonts w:hint="eastAsia"/>
          <w:color w:val="auto"/>
          <w:lang w:eastAsia="zh-CN"/>
        </w:rPr>
        <w:t>）</w:t>
      </w:r>
      <w:r>
        <w:rPr>
          <w:color w:val="auto"/>
        </w:rPr>
        <w:t>计算点标高：</w:t>
      </w:r>
      <w:r>
        <w:rPr>
          <w:rFonts w:hint="eastAsia"/>
          <w:color w:val="auto"/>
          <w:lang w:val="en-US" w:eastAsia="zh-CN"/>
        </w:rPr>
        <w:t>196.6</w:t>
      </w:r>
      <w:r>
        <w:rPr>
          <w:color w:val="auto"/>
        </w:rPr>
        <w:t>m；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="0" w:leftChars="0" w:right="0" w:rightChars="0" w:firstLine="480" w:firstLineChars="200"/>
        <w:textAlignment w:val="auto"/>
        <w:rPr>
          <w:rFonts w:hint="default" w:eastAsia="宋体"/>
          <w:color w:val="auto"/>
          <w:lang w:val="en-US" w:eastAsia="zh-CN"/>
        </w:rPr>
      </w:pPr>
      <w:r>
        <w:rPr>
          <w:rFonts w:hint="eastAsia"/>
          <w:color w:val="auto"/>
          <w:lang w:eastAsia="zh-CN"/>
        </w:rPr>
        <w:t>（</w:t>
      </w:r>
      <w:r>
        <w:rPr>
          <w:rFonts w:hint="eastAsia"/>
          <w:color w:val="auto"/>
          <w:lang w:val="en-US" w:eastAsia="zh-CN"/>
        </w:rPr>
        <w:t>2</w:t>
      </w:r>
      <w:r>
        <w:rPr>
          <w:rFonts w:hint="eastAsia"/>
          <w:color w:val="auto"/>
          <w:lang w:eastAsia="zh-CN"/>
        </w:rPr>
        <w:t>）</w:t>
      </w:r>
      <w:r>
        <w:rPr>
          <w:color w:val="auto"/>
        </w:rPr>
        <w:t>玻璃板尺寸</w:t>
      </w:r>
      <w:r>
        <w:rPr>
          <w:rFonts w:hint="eastAsia"/>
          <w:color w:val="auto"/>
          <w:lang w:eastAsia="zh-CN"/>
        </w:rPr>
        <w:t>（</w:t>
      </w:r>
      <w:r>
        <w:rPr>
          <w:rFonts w:hint="eastAsia"/>
          <w:color w:val="auto"/>
          <w:lang w:val="en-US" w:eastAsia="zh-CN"/>
        </w:rPr>
        <w:t>玻璃面板计算</w:t>
      </w:r>
      <w:r>
        <w:rPr>
          <w:rFonts w:hint="eastAsia"/>
          <w:color w:val="auto"/>
          <w:lang w:eastAsia="zh-CN"/>
        </w:rPr>
        <w:t>）</w:t>
      </w:r>
      <w:r>
        <w:rPr>
          <w:color w:val="auto"/>
        </w:rPr>
        <w:t>：宽×高=</w:t>
      </w:r>
      <m:oMath>
        <m:r>
          <m:rPr>
            <m:sty m:val="p"/>
          </m:rPr>
          <w:rPr>
            <w:rFonts w:hint="default" w:ascii="Cambria Math" w:hAnsi="Cambria Math" w:cs="宋体"/>
            <w:color w:val="auto"/>
            <w:sz w:val="24"/>
            <w:szCs w:val="22"/>
            <w:lang w:val="en-US" w:eastAsia="zh-CN" w:bidi="ar-SA"/>
          </w:rPr>
          <m:t>B</m:t>
        </m:r>
        <m:r>
          <m:rPr>
            <m:sty m:val="p"/>
          </m:rPr>
          <w:rPr>
            <w:rFonts w:ascii="Cambria Math" w:hAnsi="Cambria Math" w:cs="宋体"/>
            <w:color w:val="auto"/>
            <w:sz w:val="24"/>
            <w:szCs w:val="22"/>
            <w:lang w:val="en-US" w:bidi="ar-SA"/>
          </w:rPr>
          <m:t>×</m:t>
        </m:r>
        <m:r>
          <m:rPr>
            <m:sty m:val="p"/>
          </m:rPr>
          <w:rPr>
            <w:rFonts w:hint="default" w:ascii="Cambria Math" w:hAnsi="Cambria Math" w:cs="宋体"/>
            <w:color w:val="auto"/>
            <w:sz w:val="24"/>
            <w:szCs w:val="22"/>
            <w:lang w:val="en-US" w:eastAsia="zh-CN" w:bidi="ar-SA"/>
          </w:rPr>
          <m:t>H=1500mm</m:t>
        </m:r>
        <m:r>
          <m:rPr>
            <m:sty m:val="p"/>
          </m:rPr>
          <w:rPr>
            <w:rFonts w:ascii="Cambria Math" w:hAnsi="Cambria Math" w:cs="宋体"/>
            <w:color w:val="auto"/>
            <w:sz w:val="24"/>
            <w:szCs w:val="22"/>
            <w:lang w:val="en-US" w:bidi="ar-SA"/>
          </w:rPr>
          <m:t>×</m:t>
        </m:r>
        <m:r>
          <m:rPr>
            <m:sty m:val="p"/>
          </m:rPr>
          <w:rPr>
            <w:rFonts w:hint="default" w:ascii="Cambria Math" w:hAnsi="Cambria Math" w:cs="宋体"/>
            <w:color w:val="auto"/>
            <w:sz w:val="24"/>
            <w:szCs w:val="22"/>
            <w:lang w:val="en-US" w:eastAsia="zh-CN" w:bidi="ar-SA"/>
          </w:rPr>
          <m:t>3000</m:t>
        </m:r>
        <m:r>
          <m:rPr>
            <m:sty m:val="p"/>
          </m:rPr>
          <w:rPr>
            <w:rFonts w:hint="eastAsia" w:ascii="Cambria Math" w:hAnsi="Cambria Math" w:cs="宋体"/>
            <w:color w:val="auto"/>
            <w:sz w:val="24"/>
            <w:szCs w:val="22"/>
            <w:lang w:val="en-US" w:eastAsia="zh-CN" w:bidi="ar-SA"/>
          </w:rPr>
          <m:t>mm</m:t>
        </m:r>
      </m:oMath>
      <w:r>
        <w:rPr>
          <w:rFonts w:hint="eastAsia" w:hAnsi="Cambria Math" w:cs="宋体"/>
          <w:i w:val="0"/>
          <w:color w:val="auto"/>
          <w:sz w:val="24"/>
          <w:szCs w:val="22"/>
          <w:lang w:val="en-US" w:eastAsia="zh-CN" w:bidi="ar-SA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="0" w:leftChars="0" w:right="0" w:rightChars="0" w:firstLine="480" w:firstLineChars="200"/>
        <w:textAlignment w:val="auto"/>
        <w:rPr>
          <w:color w:val="auto"/>
          <w:spacing w:val="4"/>
          <w:sz w:val="24"/>
          <w:szCs w:val="24"/>
        </w:rPr>
      </w:pPr>
      <w:r>
        <w:rPr>
          <w:rFonts w:hint="eastAsia"/>
          <w:color w:val="auto"/>
          <w:lang w:eastAsia="zh-CN"/>
        </w:rPr>
        <w:t>（</w:t>
      </w:r>
      <w:r>
        <w:rPr>
          <w:color w:val="auto"/>
        </w:rPr>
        <w:t>3)玻璃配置：</w:t>
      </w:r>
      <w:r>
        <w:rPr>
          <w:rFonts w:hint="eastAsia"/>
          <w:color w:val="auto"/>
          <w:lang w:val="en-US" w:eastAsia="zh-CN"/>
        </w:rPr>
        <w:t>钢化中空</w:t>
      </w:r>
      <w:r>
        <w:rPr>
          <w:color w:val="auto"/>
        </w:rPr>
        <w:t>玻璃</w:t>
      </w:r>
      <w:r>
        <w:rPr>
          <w:rFonts w:hint="eastAsia"/>
          <w:color w:val="auto"/>
          <w:lang w:val="en-US" w:eastAsia="zh-CN"/>
        </w:rPr>
        <w:t>8</w:t>
      </w:r>
      <w:r>
        <w:rPr>
          <w:color w:val="auto"/>
        </w:rPr>
        <w:t>mm</w:t>
      </w:r>
      <w:r>
        <w:rPr>
          <w:rFonts w:hint="eastAsia"/>
          <w:color w:val="auto"/>
          <w:lang w:val="en-US" w:eastAsia="zh-CN"/>
        </w:rPr>
        <w:t>+12</w:t>
      </w:r>
      <w:r>
        <w:rPr>
          <w:color w:val="auto"/>
        </w:rPr>
        <w:t>mm</w:t>
      </w:r>
      <w:r>
        <w:rPr>
          <w:rFonts w:hint="eastAsia"/>
          <w:color w:val="auto"/>
          <w:lang w:val="en-US" w:eastAsia="zh-CN"/>
        </w:rPr>
        <w:t>+</w:t>
      </w:r>
      <w:del w:id="2955" w:author="Administrator" w:date="2024-05-15T16:55:25Z">
        <w:r>
          <w:rPr>
            <w:rFonts w:hint="default"/>
            <w:color w:val="auto"/>
            <w:lang w:val="en-US" w:eastAsia="zh-CN"/>
          </w:rPr>
          <w:delText>8</w:delText>
        </w:r>
      </w:del>
      <w:ins w:id="2956" w:author="Administrator" w:date="2024-05-15T16:55:25Z">
        <w:r>
          <w:rPr>
            <w:rFonts w:hint="eastAsia"/>
            <w:color w:val="auto"/>
            <w:lang w:val="en-US" w:eastAsia="zh-CN"/>
          </w:rPr>
          <w:t>1</w:t>
        </w:r>
      </w:ins>
      <w:ins w:id="2957" w:author="Administrator" w:date="2024-05-15T16:55:26Z">
        <w:r>
          <w:rPr>
            <w:rFonts w:hint="eastAsia"/>
            <w:color w:val="auto"/>
            <w:lang w:val="en-US" w:eastAsia="zh-CN"/>
          </w:rPr>
          <w:t>0</w:t>
        </w:r>
      </w:ins>
      <w:r>
        <w:rPr>
          <w:color w:val="auto"/>
        </w:rPr>
        <w:t>mm；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="0" w:leftChars="0" w:right="0" w:rightChars="0" w:firstLine="496" w:firstLineChars="200"/>
        <w:jc w:val="both"/>
        <w:textAlignment w:val="auto"/>
        <w:rPr>
          <w:color w:val="auto"/>
          <w:spacing w:val="4"/>
          <w:sz w:val="24"/>
          <w:szCs w:val="24"/>
        </w:rPr>
      </w:pPr>
      <w:r>
        <w:rPr>
          <w:color w:val="auto"/>
          <w:spacing w:val="4"/>
          <w:sz w:val="24"/>
          <w:szCs w:val="24"/>
        </w:rPr>
        <w:t>模型简图为：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="0" w:leftChars="0" w:right="0" w:rightChars="0" w:firstLine="480" w:firstLineChars="200"/>
        <w:textAlignment w:val="auto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mc:AlternateContent>
          <mc:Choice Requires="wpg">
            <w:drawing>
              <wp:inline distT="0" distB="0" distL="114300" distR="114300">
                <wp:extent cx="3006725" cy="2040890"/>
                <wp:effectExtent l="0" t="0" r="3175" b="16510"/>
                <wp:docPr id="2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6725" cy="2040890"/>
                          <a:chOff x="5574" y="187"/>
                          <a:chExt cx="4735" cy="3214"/>
                        </a:xfrm>
                      </wpg:grpSpPr>
                      <pic:pic xmlns:pic="http://schemas.openxmlformats.org/drawingml/2006/picture">
                        <pic:nvPicPr>
                          <pic:cNvPr id="13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5713" y="187"/>
                            <a:ext cx="4596" cy="3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" name="任意多边形 36"/>
                        <wps:cNvSpPr/>
                        <wps:spPr>
                          <a:xfrm>
                            <a:off x="5574" y="214"/>
                            <a:ext cx="4439" cy="31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439" h="3125">
                                <a:moveTo>
                                  <a:pt x="3880" y="6"/>
                                </a:moveTo>
                                <a:lnTo>
                                  <a:pt x="3880" y="4"/>
                                </a:lnTo>
                                <a:lnTo>
                                  <a:pt x="3878" y="2"/>
                                </a:lnTo>
                                <a:lnTo>
                                  <a:pt x="3878" y="2"/>
                                </a:lnTo>
                                <a:lnTo>
                                  <a:pt x="3876" y="0"/>
                                </a:lnTo>
                                <a:lnTo>
                                  <a:pt x="3874" y="0"/>
                                </a:lnTo>
                                <a:lnTo>
                                  <a:pt x="3873" y="0"/>
                                </a:lnTo>
                                <a:lnTo>
                                  <a:pt x="3845" y="0"/>
                                </a:lnTo>
                                <a:lnTo>
                                  <a:pt x="3845" y="34"/>
                                </a:lnTo>
                                <a:lnTo>
                                  <a:pt x="3845" y="3090"/>
                                </a:lnTo>
                                <a:lnTo>
                                  <a:pt x="34" y="3090"/>
                                </a:lnTo>
                                <a:lnTo>
                                  <a:pt x="34" y="34"/>
                                </a:lnTo>
                                <a:lnTo>
                                  <a:pt x="3845" y="34"/>
                                </a:lnTo>
                                <a:lnTo>
                                  <a:pt x="3845" y="0"/>
                                </a:lnTo>
                                <a:lnTo>
                                  <a:pt x="6" y="0"/>
                                </a:lnTo>
                                <a:lnTo>
                                  <a:pt x="4" y="0"/>
                                </a:lnTo>
                                <a:lnTo>
                                  <a:pt x="2" y="2"/>
                                </a:lnTo>
                                <a:lnTo>
                                  <a:pt x="2" y="2"/>
                                </a:lnTo>
                                <a:lnTo>
                                  <a:pt x="0" y="4"/>
                                </a:lnTo>
                                <a:lnTo>
                                  <a:pt x="0" y="6"/>
                                </a:lnTo>
                                <a:lnTo>
                                  <a:pt x="0" y="3118"/>
                                </a:lnTo>
                                <a:lnTo>
                                  <a:pt x="0" y="3119"/>
                                </a:lnTo>
                                <a:lnTo>
                                  <a:pt x="0" y="3121"/>
                                </a:lnTo>
                                <a:lnTo>
                                  <a:pt x="2" y="3123"/>
                                </a:lnTo>
                                <a:lnTo>
                                  <a:pt x="4" y="3125"/>
                                </a:lnTo>
                                <a:lnTo>
                                  <a:pt x="6" y="3125"/>
                                </a:lnTo>
                                <a:lnTo>
                                  <a:pt x="8" y="3124"/>
                                </a:lnTo>
                                <a:lnTo>
                                  <a:pt x="9" y="3124"/>
                                </a:lnTo>
                                <a:lnTo>
                                  <a:pt x="3870" y="3124"/>
                                </a:lnTo>
                                <a:lnTo>
                                  <a:pt x="3871" y="3124"/>
                                </a:lnTo>
                                <a:lnTo>
                                  <a:pt x="3873" y="3125"/>
                                </a:lnTo>
                                <a:lnTo>
                                  <a:pt x="3875" y="3125"/>
                                </a:lnTo>
                                <a:lnTo>
                                  <a:pt x="3877" y="3123"/>
                                </a:lnTo>
                                <a:lnTo>
                                  <a:pt x="3878" y="3123"/>
                                </a:lnTo>
                                <a:lnTo>
                                  <a:pt x="3878" y="3122"/>
                                </a:lnTo>
                                <a:lnTo>
                                  <a:pt x="3878" y="3122"/>
                                </a:lnTo>
                                <a:lnTo>
                                  <a:pt x="3880" y="3120"/>
                                </a:lnTo>
                                <a:lnTo>
                                  <a:pt x="3880" y="3118"/>
                                </a:lnTo>
                                <a:lnTo>
                                  <a:pt x="3880" y="3116"/>
                                </a:lnTo>
                                <a:lnTo>
                                  <a:pt x="3879" y="3115"/>
                                </a:lnTo>
                                <a:lnTo>
                                  <a:pt x="3879" y="9"/>
                                </a:lnTo>
                                <a:lnTo>
                                  <a:pt x="3880" y="8"/>
                                </a:lnTo>
                                <a:lnTo>
                                  <a:pt x="3880" y="6"/>
                                </a:lnTo>
                                <a:close/>
                                <a:moveTo>
                                  <a:pt x="4439" y="1499"/>
                                </a:moveTo>
                                <a:lnTo>
                                  <a:pt x="4282" y="1499"/>
                                </a:lnTo>
                                <a:lnTo>
                                  <a:pt x="4282" y="1517"/>
                                </a:lnTo>
                                <a:lnTo>
                                  <a:pt x="4346" y="1517"/>
                                </a:lnTo>
                                <a:lnTo>
                                  <a:pt x="4346" y="1583"/>
                                </a:lnTo>
                                <a:lnTo>
                                  <a:pt x="4282" y="1583"/>
                                </a:lnTo>
                                <a:lnTo>
                                  <a:pt x="4282" y="1599"/>
                                </a:lnTo>
                                <a:lnTo>
                                  <a:pt x="4439" y="1599"/>
                                </a:lnTo>
                                <a:lnTo>
                                  <a:pt x="4439" y="1583"/>
                                </a:lnTo>
                                <a:lnTo>
                                  <a:pt x="4365" y="1583"/>
                                </a:lnTo>
                                <a:lnTo>
                                  <a:pt x="4365" y="1517"/>
                                </a:lnTo>
                                <a:lnTo>
                                  <a:pt x="4439" y="1517"/>
                                </a:lnTo>
                                <a:lnTo>
                                  <a:pt x="4439" y="1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34" o:spid="_x0000_s1026" o:spt="203" style="height:160.7pt;width:236.75pt;" coordorigin="5574,187" coordsize="4735,3214" o:gfxdata="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">
                <o:lock v:ext="edit" aspectratio="f"/>
                <v:shape id="图片 35" o:spid="_x0000_s1026" o:spt="75" type="#_x0000_t75" style="position:absolute;left:5713;top:187;height:3214;width:4596;" filled="f" o:preferrelative="t" stroked="f" coordsize="21600,21600" o:gfxdata="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uwfU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2" o:title=""/>
                  <o:lock v:ext="edit" aspectratio="t"/>
                </v:shape>
                <v:shape id="任意多边形 36" o:spid="_x0000_s1026" o:spt="100" style="position:absolute;left:5574;top:214;height:3125;width:4439;" fillcolor="#000000" filled="t" stroked="f" coordsize="4439,3125" o:gfxdata="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WMv5rsAAADb&#10;AAAADwAAAAAAAAABACAAAAAiAAAAZHJzL2Rvd25yZXYueG1sUEsBAhQAFAAAAAgAh07iQDMvBZ47&#10;AAAAOQAAABAAAAAAAAAAAQAgAAAACgEAAGRycy9zaGFwZXhtbC54bWxQSwUGAAAAAAYABgBbAQAA&#10;tAMAAAAA&#10;" path="m3880,6l3880,4,3878,2,3878,2,3876,0,3874,0,3873,0,3845,0,3845,34,3845,3090,34,3090,34,34,3845,34,3845,0,6,0,4,0,2,2,2,2,0,4,0,6,0,3118,0,3119,0,3121,2,3123,4,3125,6,3125,8,3124,9,3124,3870,3124,3871,3124,3873,3125,3875,3125,3877,3123,3878,3123,3878,3122,3878,3122,3880,3120,3880,3118,3880,3116,3879,3115,3879,9,3880,8,3880,6xm4439,1499l4282,1499,4282,1517,4346,1517,4346,1583,4282,1583,4282,1599,4439,1599,4439,1583,4365,1583,4365,1517,4439,1517,4439,1499xe">
                  <v:fill on="t" focussize="0,0"/>
                  <v:stroke on="f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="0" w:leftChars="0" w:right="0" w:rightChars="0" w:firstLine="480" w:firstLineChars="200"/>
        <w:jc w:val="both"/>
        <w:textAlignment w:val="auto"/>
        <w:rPr>
          <w:color w:val="auto"/>
          <w:spacing w:val="4"/>
          <w:sz w:val="24"/>
          <w:szCs w:val="24"/>
        </w:rPr>
      </w:pPr>
      <w:r>
        <w:rPr>
          <w:color w:val="auto"/>
          <w:sz w:val="24"/>
          <w:szCs w:val="24"/>
        </w:rPr>
        <mc:AlternateContent>
          <mc:Choice Requires="wpg">
            <w:drawing>
              <wp:inline distT="0" distB="0" distL="114300" distR="114300">
                <wp:extent cx="2520315" cy="470535"/>
                <wp:effectExtent l="0" t="0" r="13335" b="5715"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0315" cy="470535"/>
                          <a:chOff x="3530" y="182"/>
                          <a:chExt cx="3969" cy="741"/>
                        </a:xfrm>
                      </wpg:grpSpPr>
                      <wps:wsp>
                        <wps:cNvPr id="7" name="任意多边形 36"/>
                        <wps:cNvSpPr/>
                        <wps:spPr>
                          <a:xfrm>
                            <a:off x="3586" y="182"/>
                            <a:ext cx="3857" cy="74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857" h="741">
                                <a:moveTo>
                                  <a:pt x="3851" y="741"/>
                                </a:moveTo>
                                <a:lnTo>
                                  <a:pt x="3849" y="741"/>
                                </a:lnTo>
                                <a:lnTo>
                                  <a:pt x="3847" y="739"/>
                                </a:lnTo>
                                <a:lnTo>
                                  <a:pt x="3845" y="737"/>
                                </a:lnTo>
                                <a:lnTo>
                                  <a:pt x="3845" y="735"/>
                                </a:lnTo>
                                <a:lnTo>
                                  <a:pt x="3845" y="6"/>
                                </a:lnTo>
                                <a:lnTo>
                                  <a:pt x="3845" y="4"/>
                                </a:lnTo>
                                <a:lnTo>
                                  <a:pt x="3847" y="2"/>
                                </a:lnTo>
                                <a:lnTo>
                                  <a:pt x="3849" y="0"/>
                                </a:lnTo>
                                <a:lnTo>
                                  <a:pt x="3851" y="0"/>
                                </a:lnTo>
                                <a:lnTo>
                                  <a:pt x="3853" y="0"/>
                                </a:lnTo>
                                <a:lnTo>
                                  <a:pt x="3855" y="2"/>
                                </a:lnTo>
                                <a:lnTo>
                                  <a:pt x="3857" y="4"/>
                                </a:lnTo>
                                <a:lnTo>
                                  <a:pt x="3857" y="6"/>
                                </a:lnTo>
                                <a:lnTo>
                                  <a:pt x="3857" y="735"/>
                                </a:lnTo>
                                <a:lnTo>
                                  <a:pt x="3857" y="737"/>
                                </a:lnTo>
                                <a:lnTo>
                                  <a:pt x="3855" y="739"/>
                                </a:lnTo>
                                <a:lnTo>
                                  <a:pt x="3853" y="741"/>
                                </a:lnTo>
                                <a:lnTo>
                                  <a:pt x="3851" y="741"/>
                                </a:lnTo>
                                <a:close/>
                                <a:moveTo>
                                  <a:pt x="6" y="741"/>
                                </a:moveTo>
                                <a:lnTo>
                                  <a:pt x="4" y="741"/>
                                </a:lnTo>
                                <a:lnTo>
                                  <a:pt x="2" y="739"/>
                                </a:lnTo>
                                <a:lnTo>
                                  <a:pt x="0" y="737"/>
                                </a:lnTo>
                                <a:lnTo>
                                  <a:pt x="0" y="735"/>
                                </a:lnTo>
                                <a:lnTo>
                                  <a:pt x="0" y="6"/>
                                </a:lnTo>
                                <a:lnTo>
                                  <a:pt x="0" y="4"/>
                                </a:lnTo>
                                <a:lnTo>
                                  <a:pt x="2" y="2"/>
                                </a:lnTo>
                                <a:lnTo>
                                  <a:pt x="4" y="0"/>
                                </a:lnTo>
                                <a:lnTo>
                                  <a:pt x="6" y="0"/>
                                </a:lnTo>
                                <a:lnTo>
                                  <a:pt x="8" y="0"/>
                                </a:lnTo>
                                <a:lnTo>
                                  <a:pt x="10" y="2"/>
                                </a:lnTo>
                                <a:lnTo>
                                  <a:pt x="12" y="4"/>
                                </a:lnTo>
                                <a:lnTo>
                                  <a:pt x="12" y="6"/>
                                </a:lnTo>
                                <a:lnTo>
                                  <a:pt x="12" y="735"/>
                                </a:lnTo>
                                <a:lnTo>
                                  <a:pt x="12" y="737"/>
                                </a:lnTo>
                                <a:lnTo>
                                  <a:pt x="10" y="739"/>
                                </a:lnTo>
                                <a:lnTo>
                                  <a:pt x="8" y="741"/>
                                </a:lnTo>
                                <a:lnTo>
                                  <a:pt x="6" y="741"/>
                                </a:lnTo>
                                <a:close/>
                                <a:moveTo>
                                  <a:pt x="3739" y="606"/>
                                </a:moveTo>
                                <a:lnTo>
                                  <a:pt x="118" y="606"/>
                                </a:lnTo>
                                <a:lnTo>
                                  <a:pt x="116" y="606"/>
                                </a:lnTo>
                                <a:lnTo>
                                  <a:pt x="114" y="604"/>
                                </a:lnTo>
                                <a:lnTo>
                                  <a:pt x="112" y="602"/>
                                </a:lnTo>
                                <a:lnTo>
                                  <a:pt x="112" y="600"/>
                                </a:lnTo>
                                <a:lnTo>
                                  <a:pt x="112" y="598"/>
                                </a:lnTo>
                                <a:lnTo>
                                  <a:pt x="114" y="596"/>
                                </a:lnTo>
                                <a:lnTo>
                                  <a:pt x="116" y="594"/>
                                </a:lnTo>
                                <a:lnTo>
                                  <a:pt x="118" y="594"/>
                                </a:lnTo>
                                <a:lnTo>
                                  <a:pt x="3739" y="594"/>
                                </a:lnTo>
                                <a:lnTo>
                                  <a:pt x="3741" y="594"/>
                                </a:lnTo>
                                <a:lnTo>
                                  <a:pt x="3743" y="596"/>
                                </a:lnTo>
                                <a:lnTo>
                                  <a:pt x="3745" y="598"/>
                                </a:lnTo>
                                <a:lnTo>
                                  <a:pt x="3745" y="600"/>
                                </a:lnTo>
                                <a:lnTo>
                                  <a:pt x="3745" y="602"/>
                                </a:lnTo>
                                <a:lnTo>
                                  <a:pt x="3743" y="604"/>
                                </a:lnTo>
                                <a:lnTo>
                                  <a:pt x="3741" y="606"/>
                                </a:lnTo>
                                <a:lnTo>
                                  <a:pt x="3739" y="6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7319" y="720"/>
                            <a:ext cx="180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3530" y="720"/>
                            <a:ext cx="180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任意多边形 39"/>
                        <wps:cNvSpPr/>
                        <wps:spPr>
                          <a:xfrm>
                            <a:off x="5675" y="417"/>
                            <a:ext cx="95" cy="15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5" h="157">
                                <a:moveTo>
                                  <a:pt x="95" y="112"/>
                                </a:moveTo>
                                <a:lnTo>
                                  <a:pt x="94" y="100"/>
                                </a:lnTo>
                                <a:lnTo>
                                  <a:pt x="89" y="88"/>
                                </a:lnTo>
                                <a:lnTo>
                                  <a:pt x="82" y="78"/>
                                </a:lnTo>
                                <a:lnTo>
                                  <a:pt x="81" y="79"/>
                                </a:lnTo>
                                <a:lnTo>
                                  <a:pt x="78" y="77"/>
                                </a:lnTo>
                                <a:lnTo>
                                  <a:pt x="78" y="112"/>
                                </a:lnTo>
                                <a:lnTo>
                                  <a:pt x="75" y="125"/>
                                </a:lnTo>
                                <a:lnTo>
                                  <a:pt x="69" y="134"/>
                                </a:lnTo>
                                <a:lnTo>
                                  <a:pt x="59" y="138"/>
                                </a:lnTo>
                                <a:lnTo>
                                  <a:pt x="48" y="139"/>
                                </a:lnTo>
                                <a:lnTo>
                                  <a:pt x="29" y="139"/>
                                </a:lnTo>
                                <a:lnTo>
                                  <a:pt x="16" y="138"/>
                                </a:lnTo>
                                <a:lnTo>
                                  <a:pt x="16" y="84"/>
                                </a:lnTo>
                                <a:lnTo>
                                  <a:pt x="45" y="84"/>
                                </a:lnTo>
                                <a:lnTo>
                                  <a:pt x="70" y="81"/>
                                </a:lnTo>
                                <a:lnTo>
                                  <a:pt x="46" y="85"/>
                                </a:lnTo>
                                <a:lnTo>
                                  <a:pt x="54" y="85"/>
                                </a:lnTo>
                                <a:lnTo>
                                  <a:pt x="64" y="87"/>
                                </a:lnTo>
                                <a:lnTo>
                                  <a:pt x="65" y="88"/>
                                </a:lnTo>
                                <a:lnTo>
                                  <a:pt x="74" y="96"/>
                                </a:lnTo>
                                <a:lnTo>
                                  <a:pt x="75" y="98"/>
                                </a:lnTo>
                                <a:lnTo>
                                  <a:pt x="78" y="112"/>
                                </a:lnTo>
                                <a:lnTo>
                                  <a:pt x="78" y="77"/>
                                </a:lnTo>
                                <a:lnTo>
                                  <a:pt x="71" y="73"/>
                                </a:lnTo>
                                <a:lnTo>
                                  <a:pt x="77" y="68"/>
                                </a:lnTo>
                                <a:lnTo>
                                  <a:pt x="77" y="68"/>
                                </a:lnTo>
                                <a:lnTo>
                                  <a:pt x="84" y="58"/>
                                </a:lnTo>
                                <a:lnTo>
                                  <a:pt x="87" y="53"/>
                                </a:lnTo>
                                <a:lnTo>
                                  <a:pt x="89" y="39"/>
                                </a:lnTo>
                                <a:lnTo>
                                  <a:pt x="88" y="31"/>
                                </a:lnTo>
                                <a:lnTo>
                                  <a:pt x="84" y="18"/>
                                </a:lnTo>
                                <a:lnTo>
                                  <a:pt x="79" y="12"/>
                                </a:lnTo>
                                <a:lnTo>
                                  <a:pt x="72" y="6"/>
                                </a:lnTo>
                                <a:lnTo>
                                  <a:pt x="72" y="42"/>
                                </a:lnTo>
                                <a:lnTo>
                                  <a:pt x="69" y="55"/>
                                </a:lnTo>
                                <a:lnTo>
                                  <a:pt x="69" y="56"/>
                                </a:lnTo>
                                <a:lnTo>
                                  <a:pt x="60" y="63"/>
                                </a:lnTo>
                                <a:lnTo>
                                  <a:pt x="56" y="64"/>
                                </a:lnTo>
                                <a:lnTo>
                                  <a:pt x="44" y="65"/>
                                </a:lnTo>
                                <a:lnTo>
                                  <a:pt x="17" y="65"/>
                                </a:lnTo>
                                <a:lnTo>
                                  <a:pt x="53" y="67"/>
                                </a:lnTo>
                                <a:lnTo>
                                  <a:pt x="16" y="66"/>
                                </a:lnTo>
                                <a:lnTo>
                                  <a:pt x="16" y="18"/>
                                </a:lnTo>
                                <a:lnTo>
                                  <a:pt x="41" y="18"/>
                                </a:lnTo>
                                <a:lnTo>
                                  <a:pt x="45" y="17"/>
                                </a:lnTo>
                                <a:lnTo>
                                  <a:pt x="52" y="18"/>
                                </a:lnTo>
                                <a:lnTo>
                                  <a:pt x="61" y="20"/>
                                </a:lnTo>
                                <a:lnTo>
                                  <a:pt x="69" y="28"/>
                                </a:lnTo>
                                <a:lnTo>
                                  <a:pt x="70" y="28"/>
                                </a:lnTo>
                                <a:lnTo>
                                  <a:pt x="72" y="42"/>
                                </a:lnTo>
                                <a:lnTo>
                                  <a:pt x="72" y="6"/>
                                </a:lnTo>
                                <a:lnTo>
                                  <a:pt x="70" y="4"/>
                                </a:lnTo>
                                <a:lnTo>
                                  <a:pt x="69" y="4"/>
                                </a:lnTo>
                                <a:lnTo>
                                  <a:pt x="59" y="1"/>
                                </a:lnTo>
                                <a:lnTo>
                                  <a:pt x="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7"/>
                                </a:lnTo>
                                <a:lnTo>
                                  <a:pt x="48" y="157"/>
                                </a:lnTo>
                                <a:lnTo>
                                  <a:pt x="58" y="156"/>
                                </a:lnTo>
                                <a:lnTo>
                                  <a:pt x="72" y="153"/>
                                </a:lnTo>
                                <a:lnTo>
                                  <a:pt x="82" y="146"/>
                                </a:lnTo>
                                <a:lnTo>
                                  <a:pt x="83" y="144"/>
                                </a:lnTo>
                                <a:lnTo>
                                  <a:pt x="85" y="144"/>
                                </a:lnTo>
                                <a:lnTo>
                                  <a:pt x="91" y="132"/>
                                </a:lnTo>
                                <a:lnTo>
                                  <a:pt x="93" y="126"/>
                                </a:lnTo>
                                <a:lnTo>
                                  <a:pt x="95" y="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7.05pt;width:198.45pt;" coordorigin="3530,182" coordsize="3969,741" o:gfxdata="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">
                <o:lock v:ext="edit" aspectratio="f"/>
                <v:shape id="任意多边形 36" o:spid="_x0000_s1026" o:spt="100" style="position:absolute;left:3586;top:182;height:741;width:3857;" fillcolor="#000000" filled="t" stroked="f" coordsize="3857,741" o:gfxdata="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neIURugAAANoA&#10;AAAPAAAAAAAAAAEAIAAAACIAAABkcnMvZG93bnJldi54bWxQSwECFAAUAAAACACHTuJAMy8FnjsA&#10;AAA5AAAAEAAAAAAAAAABACAAAAAJAQAAZHJzL3NoYXBleG1sLnhtbFBLBQYAAAAABgAGAFsBAACz&#10;AwAAAAA=&#10;" path="m3851,741l3849,741,3847,739,3845,737,3845,735,3845,6,3845,4,3847,2,3849,0,3851,0,3853,0,3855,2,3857,4,3857,6,3857,735,3857,737,3855,739,3853,741,3851,741xm6,741l4,741,2,739,0,737,0,735,0,6,0,4,2,2,4,0,6,0,8,0,10,2,12,4,12,6,12,735,12,737,10,739,8,741,6,741xm3739,606l118,606,116,606,114,604,112,602,112,600,112,598,114,596,116,594,118,594,3739,594,3741,594,3743,596,3745,598,3745,600,3745,602,3743,604,3741,606,3739,606xe">
                  <v:fill on="t" focussize="0,0"/>
                  <v:stroke on="f"/>
                  <v:imagedata o:title=""/>
                  <o:lock v:ext="edit" aspectratio="f"/>
                </v:shape>
                <v:shape id="图片 14" o:spid="_x0000_s1026" o:spt="75" type="#_x0000_t75" style="position:absolute;left:7319;top:720;height:124;width:180;" filled="f" o:preferrelative="t" stroked="f" coordsize="21600,21600" o:gfxdata="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Mlwzy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3" o:title=""/>
                  <o:lock v:ext="edit" aspectratio="t"/>
                </v:shape>
                <v:shape id="图片 15" o:spid="_x0000_s1026" o:spt="75" type="#_x0000_t75" style="position:absolute;left:3530;top:720;height:124;width:180;" filled="f" o:preferrelative="t" stroked="f" coordsize="21600,21600" o:gfxdata="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I+VmLtAAAANoAAAAPAAAA&#10;AAAAAAEAIAAAACIAAABkcnMvZG93bnJldi54bWxQSwECFAAUAAAACACHTuJAMy8FnjsAAAA5AAAA&#10;EAAAAAAAAAABACAAAAADAQAAZHJzL3NoYXBleG1sLnhtbFBLBQYAAAAABgAGAFsBAACtAwAAAAA=&#10;">
                  <v:fill on="f" focussize="0,0"/>
                  <v:stroke on="f"/>
                  <v:imagedata r:id="rId44" o:title=""/>
                  <o:lock v:ext="edit" aspectratio="t"/>
                </v:shape>
                <v:shape id="任意多边形 39" o:spid="_x0000_s1026" o:spt="100" style="position:absolute;left:5675;top:417;height:157;width:95;" fillcolor="#000000" filled="t" stroked="f" coordsize="95,157" o:gfxdata="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vN3o&#10;9MEAAADbAAAADwAAAAAAAAABACAAAAAiAAAAZHJzL2Rvd25yZXYueG1sUEsBAhQAFAAAAAgAh07i&#10;QDMvBZ47AAAAOQAAABAAAAAAAAAAAQAgAAAAEAEAAGRycy9zaGFwZXhtbC54bWxQSwUGAAAAAAYA&#10;BgBbAQAAugMAAAAA&#10;" path="m95,112l94,100,89,88,82,78,81,79,78,77,78,112,75,125,69,134,59,138,48,139,29,139,16,138,16,84,45,84,70,81,46,85,54,85,64,87,65,88,74,96,75,98,78,112,78,77,71,73,77,68,77,68,84,58,87,53,89,39,88,31,84,18,79,12,72,6,72,42,69,55,69,56,60,63,56,64,44,65,17,65,53,67,16,66,16,18,41,18,45,17,52,18,61,20,69,28,70,28,72,42,72,6,70,4,69,4,59,1,47,0,0,0,0,157,48,157,58,156,72,153,82,146,83,144,85,144,91,132,93,126,95,112xe">
                  <v:fill on="t" focussize="0,0"/>
                  <v:stroke on="f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="0" w:leftChars="0" w:right="0" w:rightChars="0" w:firstLine="496" w:firstLineChars="200"/>
        <w:jc w:val="both"/>
        <w:textAlignment w:val="auto"/>
        <w:rPr>
          <w:color w:val="auto"/>
          <w:sz w:val="24"/>
          <w:szCs w:val="24"/>
        </w:rPr>
      </w:pPr>
      <w:r>
        <w:rPr>
          <w:color w:val="auto"/>
          <w:spacing w:val="4"/>
          <w:sz w:val="24"/>
          <w:szCs w:val="24"/>
        </w:rPr>
        <w:t>玻璃板块</w:t>
      </w:r>
      <w:r>
        <w:rPr>
          <w:color w:val="auto"/>
          <w:spacing w:val="10"/>
          <w:sz w:val="24"/>
          <w:szCs w:val="24"/>
        </w:rPr>
        <w:t>（</w:t>
      </w:r>
      <w:r>
        <w:rPr>
          <w:color w:val="auto"/>
          <w:spacing w:val="5"/>
          <w:sz w:val="24"/>
          <w:szCs w:val="24"/>
        </w:rPr>
        <w:t>四边简支板</w:t>
      </w:r>
      <w:r>
        <w:rPr>
          <w:color w:val="auto"/>
          <w:sz w:val="24"/>
          <w:szCs w:val="24"/>
        </w:rPr>
        <w:t>）</w:t>
      </w:r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right="0" w:rightChars="0" w:firstLine="482" w:firstLineChars="200"/>
        <w:jc w:val="both"/>
        <w:textAlignment w:val="auto"/>
        <w:rPr>
          <w:rFonts w:hint="eastAsia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>玻璃强度及跨中挠度计算过程</w:t>
      </w:r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right="0" w:rightChars="0" w:firstLine="482" w:firstLineChars="200"/>
        <w:jc w:val="both"/>
        <w:textAlignment w:val="auto"/>
        <w:rPr>
          <w:ins w:id="2958" w:author="Administrator" w:date="2024-05-15T16:26:54Z"/>
          <w:rFonts w:hint="default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</w:pPr>
      <w:ins w:id="2959" w:author="Administrator" w:date="2024-05-15T16:26:54Z">
        <w:r>
          <w:rPr>
            <w:rFonts w:hint="eastAsia" w:ascii="Times New Roman" w:hAnsi="Times New Roman" w:cs="Times New Roman"/>
            <w:b/>
            <w:bCs w:val="0"/>
            <w:color w:val="auto"/>
            <w:sz w:val="24"/>
            <w:szCs w:val="24"/>
            <w:lang w:val="en-US" w:eastAsia="zh-CN"/>
          </w:rPr>
          <w:t>一、荷载计算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right="0" w:rightChars="0" w:firstLine="482" w:firstLineChars="200"/>
        <w:jc w:val="both"/>
        <w:textAlignment w:val="auto"/>
        <w:outlineLvl w:val="9"/>
        <w:rPr>
          <w:ins w:id="2960" w:author="Administrator" w:date="2024-05-15T16:26:54Z"/>
          <w:rFonts w:hint="default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</w:pPr>
      <w:ins w:id="2961" w:author="Administrator" w:date="2024-05-15T16:26:54Z">
        <w:r>
          <w:rPr>
            <w:rFonts w:hint="default" w:ascii="Times New Roman" w:hAnsi="Times New Roman" w:cs="Times New Roman"/>
            <w:b/>
            <w:bCs w:val="0"/>
            <w:color w:val="auto"/>
            <w:sz w:val="24"/>
            <w:szCs w:val="24"/>
            <w:lang w:val="en-US" w:eastAsia="zh-CN"/>
          </w:rPr>
          <w:t>1.玻璃面积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rPr>
          <w:ins w:id="2962" w:author="Administrator" w:date="2024-05-15T16:26:54Z"/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en-US" w:eastAsia="zh-CN"/>
        </w:rPr>
      </w:pPr>
      <w:ins w:id="2963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B:该处玻璃幕墙分格宽:</w:t>
        </w:r>
      </w:ins>
      <w:ins w:id="2964" w:author="Administrator" w:date="2024-05-15T16:26:54Z">
        <w:r>
          <w:rPr>
            <w:rFonts w:hint="eastAsia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1.5</w:t>
        </w:r>
      </w:ins>
      <w:ins w:id="2965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m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rPr>
          <w:ins w:id="2966" w:author="Administrator" w:date="2024-05-15T16:26:54Z"/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en-US" w:eastAsia="zh-CN"/>
        </w:rPr>
      </w:pPr>
      <w:ins w:id="2967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H:该处玻璃幕墙分格高:</w:t>
        </w:r>
      </w:ins>
      <w:ins w:id="2968" w:author="Administrator" w:date="2024-05-15T16:26:54Z">
        <w:r>
          <w:rPr>
            <w:rFonts w:hint="eastAsia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3.0</w:t>
        </w:r>
      </w:ins>
      <w:ins w:id="2969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m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rPr>
          <w:ins w:id="2970" w:author="Administrator" w:date="2024-05-15T16:26:54Z"/>
          <w:rFonts w:hint="default" w:hAnsi="Cambria Math" w:cs="Times New Roman"/>
          <w:bCs/>
          <w:i w:val="0"/>
          <w:color w:val="auto"/>
          <w:sz w:val="24"/>
          <w:szCs w:val="24"/>
          <w:vertAlign w:val="superscript"/>
          <w:lang w:val="en-US" w:eastAsia="zh-CN" w:bidi="ar-SA"/>
        </w:rPr>
      </w:pPr>
      <w:ins w:id="2971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A:该处玻璃板块面积:</w:t>
        </w:r>
      </w:ins>
      <m:oMath>
        <w:ins w:id="2972" w:author="Administrator" w:date="2024-05-15T16:26:54Z">
          <m:r>
            <m:rPr>
              <m:sty m:val="p"/>
            </m:rPr>
            <w:rPr>
              <w:rFonts w:hint="default" w:ascii="Cambria Math" w:hAnsi="Cambria Math" w:cs="Times New Roman"/>
              <w:color w:val="auto"/>
              <w:sz w:val="24"/>
              <w:szCs w:val="24"/>
              <w:vertAlign w:val="superscript"/>
              <w:lang w:val="en-US" w:eastAsia="zh-CN" w:bidi="ar-SA"/>
            </w:rPr>
            <m:t>A=B×H=1.5</m:t>
          </m:r>
        </w:ins>
        <w:ins w:id="2973" w:author="Administrator" w:date="2024-05-15T16:26:54Z">
          <m:r>
            <m:rPr>
              <m:sty m:val="p"/>
            </m:rPr>
            <w:rPr>
              <w:rFonts w:ascii="Cambria Math" w:hAnsi="Cambria Math" w:cs="Times New Roman"/>
              <w:color w:val="auto"/>
              <w:sz w:val="24"/>
              <w:szCs w:val="24"/>
              <w:vertAlign w:val="superscript"/>
              <w:lang w:val="en-US" w:bidi="ar-SA"/>
            </w:rPr>
            <m:t>×</m:t>
          </m:r>
        </w:ins>
        <w:ins w:id="2974" w:author="Administrator" w:date="2024-05-15T16:26:54Z">
          <m:r>
            <m:rPr>
              <m:sty m:val="p"/>
            </m:rPr>
            <w:rPr>
              <w:rFonts w:hint="default" w:ascii="Cambria Math" w:hAnsi="Cambria Math" w:cs="Times New Roman"/>
              <w:color w:val="auto"/>
              <w:sz w:val="24"/>
              <w:szCs w:val="24"/>
              <w:vertAlign w:val="superscript"/>
              <w:lang w:val="en-US" w:eastAsia="zh-CN" w:bidi="ar-SA"/>
            </w:rPr>
            <m:t>3.0=4.5</m:t>
          </m:r>
        </w:ins>
        <m:sSup>
          <m:sSupPr>
            <m:ctrlPr>
              <w:ins w:id="2975" w:author="Administrator" w:date="2024-05-15T16:26:54Z">
                <w:rPr>
                  <w:rFonts w:hint="default" w:ascii="Cambria Math" w:hAnsi="Cambria Math" w:cs="Times New Roman"/>
                  <w:bCs/>
                  <w:color w:val="auto"/>
                  <w:sz w:val="24"/>
                  <w:szCs w:val="24"/>
                  <w:vertAlign w:val="superscript"/>
                  <w:lang w:val="en-US" w:eastAsia="zh-CN" w:bidi="ar-SA"/>
                </w:rPr>
              </w:ins>
            </m:ctrlPr>
          </m:sSupPr>
          <m:e>
            <w:ins w:id="2976" w:author="Administrator" w:date="2024-05-15T16:26:54Z">
              <m:r>
                <m:rPr>
                  <m:sty m:val="p"/>
                </m:rPr>
                <w:rPr>
                  <w:rFonts w:hint="default" w:ascii="Cambria Math" w:hAnsi="Cambria Math" w:cs="Times New Roman"/>
                  <w:color w:val="auto"/>
                  <w:sz w:val="24"/>
                  <w:szCs w:val="24"/>
                  <w:vertAlign w:val="superscript"/>
                  <w:lang w:val="en-US" w:eastAsia="zh-CN" w:bidi="ar-SA"/>
                </w:rPr>
                <m:t>m</m:t>
              </m:r>
            </w:ins>
            <m:ctrlPr>
              <w:ins w:id="2977" w:author="Administrator" w:date="2024-05-15T16:26:54Z">
                <w:rPr>
                  <w:rFonts w:hint="default" w:ascii="Cambria Math" w:hAnsi="Cambria Math" w:cs="Times New Roman"/>
                  <w:bCs/>
                  <w:color w:val="auto"/>
                  <w:sz w:val="24"/>
                  <w:szCs w:val="24"/>
                  <w:vertAlign w:val="superscript"/>
                  <w:lang w:val="en-US" w:eastAsia="zh-CN" w:bidi="ar-SA"/>
                </w:rPr>
              </w:ins>
            </m:ctrlPr>
          </m:e>
          <m:sup>
            <w:ins w:id="2978" w:author="Administrator" w:date="2024-05-15T16:26:54Z">
              <m:r>
                <m:rPr>
                  <m:sty m:val="p"/>
                </m:rPr>
                <w:rPr>
                  <w:rFonts w:hint="default" w:ascii="Cambria Math" w:hAnsi="Cambria Math" w:cs="Times New Roman"/>
                  <w:color w:val="auto"/>
                  <w:sz w:val="24"/>
                  <w:szCs w:val="24"/>
                  <w:vertAlign w:val="superscript"/>
                  <w:lang w:val="en-US" w:eastAsia="zh-CN" w:bidi="ar-SA"/>
                </w:rPr>
                <m:t>2</m:t>
              </m:r>
            </w:ins>
            <m:ctrlPr>
              <w:ins w:id="2979" w:author="Administrator" w:date="2024-05-15T16:26:54Z">
                <w:rPr>
                  <w:rFonts w:hint="default" w:ascii="Cambria Math" w:hAnsi="Cambria Math" w:cs="Times New Roman"/>
                  <w:bCs/>
                  <w:color w:val="auto"/>
                  <w:sz w:val="24"/>
                  <w:szCs w:val="24"/>
                  <w:vertAlign w:val="superscript"/>
                  <w:lang w:val="en-US" w:eastAsia="zh-CN" w:bidi="ar-SA"/>
                </w:rPr>
              </w:ins>
            </m:ctrlPr>
          </m:sup>
        </m:sSup>
      </m:oMath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right="0" w:rightChars="0" w:firstLine="482" w:firstLineChars="200"/>
        <w:jc w:val="both"/>
        <w:textAlignment w:val="auto"/>
        <w:outlineLvl w:val="9"/>
        <w:rPr>
          <w:ins w:id="2980" w:author="Administrator" w:date="2024-05-15T16:26:54Z"/>
          <w:rFonts w:hint="default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</w:pPr>
      <w:ins w:id="2981" w:author="Administrator" w:date="2024-05-15T16:26:54Z">
        <w:r>
          <w:rPr>
            <w:rFonts w:hint="default" w:ascii="Times New Roman" w:hAnsi="Times New Roman" w:cs="Times New Roman"/>
            <w:b/>
            <w:bCs w:val="0"/>
            <w:color w:val="auto"/>
            <w:sz w:val="24"/>
            <w:szCs w:val="24"/>
            <w:lang w:val="en-US" w:eastAsia="zh-CN"/>
          </w:rPr>
          <w:t>2.玻璃板块自重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rPr>
          <w:ins w:id="2982" w:author="Administrator" w:date="2024-05-15T16:26:54Z"/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en-US" w:eastAsia="zh-CN"/>
        </w:rPr>
      </w:pPr>
      <w:ins w:id="2983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G</w:t>
        </w:r>
      </w:ins>
      <w:ins w:id="2984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vertAlign w:val="subscript"/>
            <w:lang w:val="en-US" w:eastAsia="zh-CN"/>
          </w:rPr>
          <w:t>SAK</w:t>
        </w:r>
      </w:ins>
      <w:ins w:id="2985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:玻璃板块平均自重(不包括铝框):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rPr>
          <w:ins w:id="2986" w:author="Administrator" w:date="2024-05-15T16:26:54Z"/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en-US" w:eastAsia="zh-CN"/>
        </w:rPr>
      </w:pPr>
      <w:ins w:id="2987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玻璃的体积密度为:25.6(k</w:t>
        </w:r>
      </w:ins>
      <w:ins w:id="2988" w:author="Administrator" w:date="2024-05-15T16:26:54Z">
        <w:r>
          <w:rPr>
            <w:rFonts w:hint="eastAsia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N</w:t>
        </w:r>
      </w:ins>
      <w:ins w:id="2989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/m</w:t>
        </w:r>
      </w:ins>
      <w:ins w:id="2990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vertAlign w:val="superscript"/>
            <w:lang w:val="en-US" w:eastAsia="zh-CN"/>
          </w:rPr>
          <w:t>3</w:t>
        </w:r>
      </w:ins>
      <w:ins w:id="2991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)(JGJ102-2003 5.3.1)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rPr>
          <w:ins w:id="2992" w:author="Administrator" w:date="2024-05-15T16:26:54Z"/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</w:pPr>
      <w:ins w:id="2993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t:玻璃厚度</w:t>
        </w:r>
      </w:ins>
      <w:ins w:id="2994" w:author="Administrator" w:date="2024-05-15T16:26:54Z">
        <w:r>
          <w:rPr>
            <w:rFonts w:hint="eastAsia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:8+12+10</w:t>
        </w:r>
      </w:ins>
      <w:ins w:id="2995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m</w:t>
        </w:r>
      </w:ins>
      <w:ins w:id="2996" w:author="Administrator" w:date="2024-05-15T16:26:54Z">
        <w:r>
          <w:rPr>
            <w:rFonts w:hint="eastAsia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m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440" w:leftChars="600" w:firstLine="0" w:firstLineChars="0"/>
        <w:jc w:val="both"/>
        <w:textAlignment w:val="auto"/>
        <w:rPr>
          <w:ins w:id="2997" w:author="Administrator" w:date="2024-05-15T16:26:54Z"/>
          <w:rFonts w:hint="default" w:hAnsi="Cambria Math" w:cs="Times New Roman"/>
          <w:bCs/>
          <w:i w:val="0"/>
          <w:color w:val="auto"/>
          <w:sz w:val="24"/>
          <w:szCs w:val="24"/>
          <w:vertAlign w:val="superscript"/>
          <w:lang w:val="en-US" w:eastAsia="zh-CN" w:bidi="ar-SA"/>
        </w:rPr>
      </w:pPr>
      <m:oMathPara>
        <m:oMathParaPr>
          <m:jc m:val="left"/>
        </m:oMathParaPr>
        <m:oMath>
          <m:sSub>
            <m:sSubPr>
              <m:ctrlPr>
                <w:ins w:id="2998" w:author="Administrator" w:date="2024-05-15T16:26:54Z">
                  <w:rPr>
                    <w:rFonts w:ascii="Cambria Math" w:hAnsi="Cambria Math" w:cs="Times New Roman"/>
                    <w:bCs/>
                    <w:i/>
                    <w:color w:val="auto"/>
                    <w:vertAlign w:val="superscript"/>
                    <w:lang w:val="en-US"/>
                  </w:rPr>
                </w:ins>
              </m:ctrlPr>
            </m:sSubPr>
            <m:e>
              <w:ins w:id="2999" w:author="Administrator" w:date="2024-05-15T16:26:54Z">
                <m:r>
                  <m:rPr/>
                  <w:rPr>
                    <w:rFonts w:hint="default" w:ascii="Cambria Math" w:hAnsi="Cambria Math" w:cs="Times New Roman"/>
                    <w:color w:val="auto"/>
                    <w:vertAlign w:val="superscript"/>
                    <w:lang w:val="en-US" w:eastAsia="zh-CN"/>
                  </w:rPr>
                  <m:t>G</m:t>
                </m:r>
              </w:ins>
              <m:ctrlPr>
                <w:ins w:id="3000" w:author="Administrator" w:date="2024-05-15T16:26:54Z">
                  <w:rPr>
                    <w:rFonts w:ascii="Cambria Math" w:hAnsi="Cambria Math" w:cs="Times New Roman"/>
                    <w:bCs/>
                    <w:i/>
                    <w:color w:val="auto"/>
                    <w:vertAlign w:val="superscript"/>
                    <w:lang w:val="en-US"/>
                  </w:rPr>
                </w:ins>
              </m:ctrlPr>
            </m:e>
            <m:sub>
              <w:ins w:id="3001" w:author="Administrator" w:date="2024-05-15T16:26:54Z">
                <m:r>
                  <m:rPr/>
                  <w:rPr>
                    <w:rFonts w:hint="default" w:ascii="Cambria Math" w:hAnsi="Cambria Math" w:cs="Times New Roman"/>
                    <w:color w:val="auto"/>
                    <w:vertAlign w:val="superscript"/>
                    <w:lang w:val="en-US" w:eastAsia="zh-CN"/>
                  </w:rPr>
                  <m:t>SAK</m:t>
                </m:r>
              </w:ins>
              <m:ctrlPr>
                <w:ins w:id="3002" w:author="Administrator" w:date="2024-05-15T16:26:54Z">
                  <w:rPr>
                    <w:rFonts w:ascii="Cambria Math" w:hAnsi="Cambria Math" w:cs="Times New Roman"/>
                    <w:bCs/>
                    <w:i/>
                    <w:color w:val="auto"/>
                    <w:vertAlign w:val="superscript"/>
                    <w:lang w:val="en-US"/>
                  </w:rPr>
                </w:ins>
              </m:ctrlPr>
            </m:sub>
          </m:sSub>
          <w:ins w:id="3003" w:author="Administrator" w:date="2024-05-15T16:26:54Z">
            <m:r>
              <m:rPr/>
              <w:rPr>
                <w:rFonts w:hint="default" w:ascii="Cambria Math" w:hAnsi="Cambria Math" w:cs="Times New Roman"/>
                <w:color w:val="auto"/>
                <w:vertAlign w:val="superscript"/>
                <w:lang w:val="en-US" w:eastAsia="zh-CN"/>
              </w:rPr>
              <m:t>=</m:t>
            </m:r>
          </w:ins>
          <m:f>
            <m:fPr>
              <m:ctrlPr>
                <w:ins w:id="3004" w:author="Administrator" w:date="2024-05-15T16:26:54Z">
                  <w:rPr>
                    <w:rFonts w:hint="default" w:ascii="Cambria Math" w:hAnsi="Cambria Math" w:cs="Times New Roman"/>
                    <w:bCs/>
                    <w:i/>
                    <w:color w:val="auto"/>
                    <w:vertAlign w:val="superscript"/>
                    <w:lang w:val="en-US" w:eastAsia="zh-CN"/>
                  </w:rPr>
                </w:ins>
              </m:ctrlPr>
            </m:fPr>
            <m:num>
              <w:ins w:id="3005" w:author="Administrator" w:date="2024-05-15T16:26:54Z">
                <m:r>
                  <m:rPr/>
                  <w:rPr>
                    <w:rFonts w:hint="default" w:ascii="Cambria Math" w:hAnsi="Cambria Math" w:cs="Times New Roman"/>
                    <w:color w:val="auto"/>
                    <w:vertAlign w:val="superscript"/>
                    <w:lang w:val="en-US" w:eastAsia="zh-CN"/>
                  </w:rPr>
                  <m:t>25.6t</m:t>
                </m:r>
              </w:ins>
              <m:ctrlPr>
                <w:ins w:id="3006" w:author="Administrator" w:date="2024-05-15T16:26:54Z">
                  <w:rPr>
                    <w:rFonts w:hint="default" w:ascii="Cambria Math" w:hAnsi="Cambria Math" w:cs="Times New Roman"/>
                    <w:bCs/>
                    <w:i/>
                    <w:color w:val="auto"/>
                    <w:vertAlign w:val="superscript"/>
                    <w:lang w:val="en-US" w:eastAsia="zh-CN"/>
                  </w:rPr>
                </w:ins>
              </m:ctrlPr>
            </m:num>
            <m:den>
              <w:ins w:id="3007" w:author="Administrator" w:date="2024-05-15T16:26:54Z">
                <m:r>
                  <m:rPr/>
                  <w:rPr>
                    <w:rFonts w:hint="default" w:ascii="Cambria Math" w:hAnsi="Cambria Math" w:cs="Times New Roman"/>
                    <w:color w:val="auto"/>
                    <w:vertAlign w:val="superscript"/>
                    <w:lang w:val="en-US" w:eastAsia="zh-CN"/>
                  </w:rPr>
                  <m:t>1000</m:t>
                </m:r>
              </w:ins>
              <m:ctrlPr>
                <w:ins w:id="3008" w:author="Administrator" w:date="2024-05-15T16:26:54Z">
                  <w:rPr>
                    <w:rFonts w:hint="default" w:ascii="Cambria Math" w:hAnsi="Cambria Math" w:cs="Times New Roman"/>
                    <w:bCs/>
                    <w:i/>
                    <w:color w:val="auto"/>
                    <w:vertAlign w:val="superscript"/>
                    <w:lang w:val="en-US" w:eastAsia="zh-CN"/>
                  </w:rPr>
                </w:ins>
              </m:ctrlPr>
            </m:den>
          </m:f>
          <w:ins w:id="3009" w:author="Administrator" w:date="2024-05-15T16:26:54Z">
            <m:r>
              <m:rPr/>
              <w:rPr>
                <w:rFonts w:hint="default" w:ascii="Cambria Math" w:hAnsi="Cambria Math" w:cs="Times New Roman"/>
                <w:color w:val="auto"/>
                <w:vertAlign w:val="superscript"/>
                <w:lang w:val="en-US" w:eastAsia="zh-CN"/>
              </w:rPr>
              <m:t>=0.461kN/</m:t>
            </m:r>
          </w:ins>
          <m:sSup>
            <m:sSupPr>
              <m:ctrlPr>
                <w:ins w:id="3010" w:author="Administrator" w:date="2024-05-15T16:26:54Z">
                  <w:rPr>
                    <w:rFonts w:hint="default" w:ascii="Cambria Math" w:hAnsi="Cambria Math" w:cs="Times New Roman"/>
                    <w:bCs/>
                    <w:i/>
                    <w:color w:val="auto"/>
                    <w:vertAlign w:val="superscript"/>
                    <w:lang w:val="en-US" w:eastAsia="zh-CN"/>
                  </w:rPr>
                </w:ins>
              </m:ctrlPr>
            </m:sSupPr>
            <m:e>
              <w:ins w:id="3011" w:author="Administrator" w:date="2024-05-15T16:26:54Z">
                <m:r>
                  <m:rPr/>
                  <w:rPr>
                    <w:rFonts w:hint="default" w:ascii="Cambria Math" w:hAnsi="Cambria Math" w:cs="Times New Roman"/>
                    <w:color w:val="auto"/>
                    <w:vertAlign w:val="superscript"/>
                    <w:lang w:val="en-US" w:eastAsia="zh-CN"/>
                  </w:rPr>
                  <m:t>m</m:t>
                </m:r>
              </w:ins>
              <m:ctrlPr>
                <w:ins w:id="3012" w:author="Administrator" w:date="2024-05-15T16:26:54Z">
                  <w:rPr>
                    <w:rFonts w:hint="default" w:ascii="Cambria Math" w:hAnsi="Cambria Math" w:cs="Times New Roman"/>
                    <w:bCs/>
                    <w:i/>
                    <w:color w:val="auto"/>
                    <w:vertAlign w:val="superscript"/>
                    <w:lang w:val="en-US" w:eastAsia="zh-CN"/>
                  </w:rPr>
                </w:ins>
              </m:ctrlPr>
            </m:e>
            <m:sup>
              <w:ins w:id="3013" w:author="Administrator" w:date="2024-05-15T16:26:54Z">
                <m:r>
                  <m:rPr/>
                  <w:rPr>
                    <w:rFonts w:hint="default" w:ascii="Cambria Math" w:hAnsi="Cambria Math" w:cs="Times New Roman"/>
                    <w:color w:val="auto"/>
                    <w:vertAlign w:val="superscript"/>
                    <w:lang w:val="en-US" w:eastAsia="zh-CN"/>
                  </w:rPr>
                  <m:t>2</m:t>
                </m:r>
              </w:ins>
              <m:ctrlPr>
                <w:ins w:id="3014" w:author="Administrator" w:date="2024-05-15T16:26:54Z">
                  <w:rPr>
                    <w:rFonts w:hint="default" w:ascii="Cambria Math" w:hAnsi="Cambria Math" w:cs="Times New Roman"/>
                    <w:bCs/>
                    <w:i/>
                    <w:color w:val="auto"/>
                    <w:vertAlign w:val="superscript"/>
                    <w:lang w:val="en-US" w:eastAsia="zh-CN"/>
                  </w:rPr>
                </w:ins>
              </m:ctrlPr>
            </m:sup>
          </m:sSup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="0" w:leftChars="0" w:right="0" w:rightChars="0" w:firstLine="482" w:firstLineChars="200"/>
        <w:jc w:val="both"/>
        <w:textAlignment w:val="auto"/>
        <w:outlineLvl w:val="9"/>
        <w:rPr>
          <w:ins w:id="3015" w:author="Administrator" w:date="2024-05-15T16:26:54Z"/>
          <w:rFonts w:hint="eastAsia"/>
          <w:b/>
          <w:bCs w:val="0"/>
          <w:color w:val="auto"/>
          <w:sz w:val="24"/>
          <w:szCs w:val="24"/>
        </w:rPr>
      </w:pPr>
      <w:ins w:id="3016" w:author="Administrator" w:date="2024-05-15T16:26:54Z">
        <w:r>
          <w:rPr>
            <w:rFonts w:hint="eastAsia"/>
            <w:b/>
            <w:bCs w:val="0"/>
            <w:color w:val="auto"/>
            <w:sz w:val="24"/>
            <w:szCs w:val="24"/>
            <w:lang w:val="en-US" w:eastAsia="zh-CN"/>
          </w:rPr>
          <w:t>3</w:t>
        </w:r>
      </w:ins>
      <w:ins w:id="3017" w:author="Administrator" w:date="2024-05-15T16:26:54Z">
        <w:r>
          <w:rPr>
            <w:rFonts w:hint="eastAsia"/>
            <w:b/>
            <w:bCs w:val="0"/>
            <w:color w:val="auto"/>
            <w:sz w:val="24"/>
            <w:szCs w:val="24"/>
          </w:rPr>
          <w:t>.风荷载标准值计算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="0" w:leftChars="0" w:right="0" w:rightChars="0" w:firstLine="480" w:firstLineChars="200"/>
        <w:jc w:val="both"/>
        <w:textAlignment w:val="auto"/>
        <w:rPr>
          <w:ins w:id="3018" w:author="Administrator" w:date="2024-05-15T16:26:54Z"/>
          <w:rFonts w:hint="default" w:ascii="Times New Roman" w:hAnsi="Times New Roman" w:cs="Times New Roman"/>
          <w:b w:val="0"/>
          <w:bCs/>
          <w:color w:val="auto"/>
          <w:sz w:val="24"/>
          <w:szCs w:val="24"/>
        </w:rPr>
      </w:pPr>
      <w:ins w:id="3019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</w:rPr>
          <w:t>ω</w:t>
        </w:r>
      </w:ins>
      <w:ins w:id="3020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vertAlign w:val="subscript"/>
          </w:rPr>
          <w:t>k</w:t>
        </w:r>
      </w:ins>
      <w:ins w:id="3021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</w:rPr>
          <w:t>:作用在幕墙上的风荷载标准值(kN/</w:t>
        </w:r>
      </w:ins>
      <w:ins w:id="3022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lang w:eastAsia="zh-CN"/>
          </w:rPr>
          <w:t>m</w:t>
        </w:r>
      </w:ins>
      <w:ins w:id="3023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vertAlign w:val="superscript"/>
            <w:lang w:eastAsia="zh-CN"/>
          </w:rPr>
          <w:t>2</w:t>
        </w:r>
      </w:ins>
      <w:ins w:id="3024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</w:rPr>
          <w:t xml:space="preserve">) 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="0" w:leftChars="0" w:right="0" w:rightChars="0" w:firstLine="480" w:firstLineChars="200"/>
        <w:jc w:val="both"/>
        <w:textAlignment w:val="auto"/>
        <w:rPr>
          <w:ins w:id="3025" w:author="Administrator" w:date="2024-05-15T16:26:54Z"/>
          <w:rFonts w:hint="default" w:ascii="Times New Roman" w:hAnsi="Times New Roman" w:cs="Times New Roman"/>
          <w:b w:val="0"/>
          <w:bCs/>
          <w:color w:val="auto"/>
          <w:sz w:val="24"/>
          <w:szCs w:val="24"/>
        </w:rPr>
      </w:pPr>
      <w:ins w:id="3026" w:author="Administrator" w:date="2024-05-15T16:26:54Z">
        <w:r>
          <w:rPr>
            <w:rFonts w:hint="eastAsia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Z</w:t>
        </w:r>
      </w:ins>
      <w:ins w:id="3027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</w:rPr>
          <w:t>:计算高度</w:t>
        </w:r>
      </w:ins>
      <w:ins w:id="3028" w:author="Administrator" w:date="2024-05-15T16:26:54Z">
        <w:r>
          <w:rPr>
            <w:rFonts w:hint="eastAsia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196.6</w:t>
        </w:r>
      </w:ins>
      <w:ins w:id="3029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</w:rPr>
          <w:t>m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="0" w:leftChars="0" w:right="0" w:rightChars="0" w:firstLine="480" w:firstLineChars="200"/>
        <w:jc w:val="both"/>
        <w:textAlignment w:val="auto"/>
        <w:rPr>
          <w:ins w:id="3030" w:author="Administrator" w:date="2024-05-15T16:26:54Z"/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lang w:val="en-US" w:eastAsia="zh-CN"/>
        </w:rPr>
      </w:pPr>
      <w:ins w:id="3031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</w:rPr>
          <w:t>μ</w:t>
        </w:r>
      </w:ins>
      <w:ins w:id="3032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vertAlign w:val="subscript"/>
          </w:rPr>
          <w:t>z</w:t>
        </w:r>
      </w:ins>
      <w:ins w:id="3033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</w:rPr>
          <w:t>:</w:t>
        </w:r>
      </w:ins>
      <w:ins w:id="3034" w:author="Administrator" w:date="2024-05-15T16:26:54Z">
        <w:r>
          <w:rPr>
            <w:rFonts w:hint="eastAsia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196.6</w:t>
        </w:r>
      </w:ins>
      <w:ins w:id="3035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</w:rPr>
          <w:t>m高处风压高度变化系数(按</w:t>
        </w:r>
      </w:ins>
      <w:ins w:id="3036" w:author="Administrator" w:date="2024-05-15T16:26:54Z">
        <w:r>
          <w:rPr>
            <w:rFonts w:hint="eastAsia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C</w:t>
        </w:r>
      </w:ins>
      <w:ins w:id="3037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</w:rPr>
          <w:t>类区计算):</w:t>
        </w:r>
      </w:ins>
      <w:ins w:id="3038" w:author="Administrator" w:date="2024-05-15T16:26:54Z">
        <w:r>
          <w:rPr>
            <w:rFonts w:hint="eastAsia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按</w:t>
        </w:r>
      </w:ins>
      <w:ins w:id="3039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</w:rPr>
          <w:t>(GB50009-2012条文说明8.2.1)</w:t>
        </w:r>
      </w:ins>
      <w:ins w:id="3040" w:author="Administrator" w:date="2024-05-15T16:26:54Z">
        <w:r>
          <w:rPr>
            <w:rFonts w:hint="eastAsia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取2.02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360" w:lineRule="auto"/>
        <w:ind w:left="0" w:leftChars="0" w:right="0" w:rightChars="0" w:firstLine="480" w:firstLineChars="200"/>
        <w:jc w:val="both"/>
        <w:textAlignment w:val="auto"/>
        <w:rPr>
          <w:ins w:id="3041" w:author="Administrator" w:date="2024-05-15T16:26:54Z"/>
          <w:rFonts w:hint="default" w:ascii="Times New Roman" w:hAnsi="Times New Roman" w:cs="Times New Roman"/>
          <w:b w:val="0"/>
          <w:bCs/>
          <w:color w:val="auto"/>
          <w:sz w:val="24"/>
          <w:szCs w:val="24"/>
        </w:rPr>
      </w:pPr>
      <w:ins w:id="3042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</w:rPr>
          <w:t>对应A、B、</w:t>
        </w:r>
      </w:ins>
      <w:ins w:id="3043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C</w:t>
        </w:r>
      </w:ins>
      <w:ins w:id="3044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</w:rPr>
          <w:t>、D类地面粗糙度分别取0</w:t>
        </w:r>
      </w:ins>
      <w:ins w:id="3045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highlight w:val="none"/>
            <w:rPrChange w:id="3046" w:author="Administrator" w:date="2024-05-14T16:54:05Z">
              <w:rPr>
                <w:rFonts w:hint="default" w:ascii="Times New Roman" w:hAnsi="Times New Roman" w:cs="Times New Roman"/>
                <w:b w:val="0"/>
                <w:bCs/>
                <w:color w:val="auto"/>
                <w:sz w:val="24"/>
                <w:szCs w:val="24"/>
                <w:highlight w:val="yellow"/>
              </w:rPr>
            </w:rPrChange>
          </w:rPr>
          <w:t>.12、0.14、0.23、0.39</w:t>
        </w:r>
      </w:ins>
      <w:ins w:id="3047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</w:rPr>
          <w:t>(GB50009-2012条文说明8.4.6)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ins w:id="3048" w:author="Administrator" w:date="2024-05-15T16:26:54Z"/>
          <w:rFonts w:hint="default" w:hAnsi="Cambria Math" w:eastAsia="宋体" w:cs="Times New Roman"/>
          <w:b w:val="0"/>
          <w:bCs/>
          <w:i w:val="0"/>
          <w:color w:val="auto"/>
          <w:sz w:val="24"/>
          <w:szCs w:val="24"/>
          <w:lang w:val="en-US" w:eastAsia="zh-CN" w:bidi="ar-SA"/>
        </w:rPr>
      </w:pPr>
      <w:ins w:id="3049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</w:rPr>
          <w:t>β</w:t>
        </w:r>
      </w:ins>
      <w:ins w:id="3050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vertAlign w:val="subscript"/>
          </w:rPr>
          <w:t>gz</w:t>
        </w:r>
      </w:ins>
      <w:ins w:id="3051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</w:rPr>
          <w:t>:阵风系数(按</w:t>
        </w:r>
      </w:ins>
      <w:ins w:id="3052" w:author="Administrator" w:date="2024-05-15T16:26:54Z">
        <w:r>
          <w:rPr>
            <w:rFonts w:hint="eastAsia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C</w:t>
        </w:r>
      </w:ins>
      <w:ins w:id="3053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</w:rPr>
          <w:t>类区计算)</w:t>
        </w:r>
      </w:ins>
      <w:ins w:id="3054" w:author="Administrator" w:date="2024-05-15T16:26:54Z">
        <w:r>
          <w:rPr>
            <w:rFonts w:hint="eastAsia" w:ascii="Times New Roman" w:hAnsi="Times New Roman" w:cs="Times New Roman"/>
            <w:b w:val="0"/>
            <w:bCs/>
            <w:color w:val="auto"/>
            <w:sz w:val="24"/>
            <w:szCs w:val="24"/>
            <w:lang w:eastAsia="zh-CN"/>
          </w:rPr>
          <w:t>：</w:t>
        </w:r>
      </w:ins>
      <w:ins w:id="3055" w:author="Administrator" w:date="2024-05-15T16:26:54Z">
        <w:r>
          <w:rPr>
            <w:rFonts w:hint="eastAsia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按</w:t>
        </w:r>
      </w:ins>
      <w:ins w:id="3056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</w:rPr>
          <w:t>(GB50009-2012条文说明8.6.1)</w:t>
        </w:r>
      </w:ins>
      <w:ins w:id="3057" w:author="Administrator" w:date="2024-05-15T16:26:54Z">
        <w:r>
          <w:rPr>
            <w:rFonts w:hint="eastAsia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取</w:t>
        </w:r>
      </w:ins>
      <w:ins w:id="3058" w:author="Administrator" w:date="2024-05-15T16:26:54Z">
        <w:del w:id="3059" w:author="Administrator" w:date="2024-05-14T17:01:11Z">
          <w:r>
            <w:rPr>
              <w:rFonts w:hint="default" w:ascii="Times New Roman" w:hAnsi="Times New Roman" w:cs="Times New Roman"/>
              <w:b w:val="0"/>
              <w:bCs/>
              <w:color w:val="auto"/>
              <w:sz w:val="24"/>
              <w:szCs w:val="24"/>
              <w:lang w:val="en-US" w:eastAsia="zh-CN"/>
            </w:rPr>
            <w:delText>2.05</w:delText>
          </w:r>
        </w:del>
      </w:ins>
      <w:ins w:id="3060" w:author="Administrator" w:date="2024-05-15T16:26:54Z">
        <w:r>
          <w:rPr>
            <w:rFonts w:hint="eastAsia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1.59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ins w:id="3061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</w:rPr>
      </w:pPr>
      <w:ins w:id="3062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</w:rPr>
          <w:t>μ</w:t>
        </w:r>
      </w:ins>
      <w:ins w:id="3063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vertAlign w:val="subscript"/>
          </w:rPr>
          <w:t>spl</w:t>
        </w:r>
      </w:ins>
      <w:ins w:id="3064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</w:rPr>
          <w:t>:局部正风压体型系数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ins w:id="3065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</w:rPr>
      </w:pPr>
      <w:ins w:id="3066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</w:rPr>
          <w:t>μ</w:t>
        </w:r>
      </w:ins>
      <w:ins w:id="3067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vertAlign w:val="subscript"/>
          </w:rPr>
          <w:t>sn1</w:t>
        </w:r>
      </w:ins>
      <w:ins w:id="3068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</w:rPr>
          <w:t>:局部负风压体型系数,通过计算确定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ins w:id="3069" w:author="Administrator" w:date="2024-05-15T16:26:54Z"/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</w:pPr>
      <w:ins w:id="3070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</w:rPr>
          <w:t>μ</w:t>
        </w:r>
      </w:ins>
      <w:ins w:id="3071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vertAlign w:val="subscript"/>
          </w:rPr>
          <w:t>sz</w:t>
        </w:r>
      </w:ins>
      <w:ins w:id="3072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</w:rPr>
          <w:t>:建筑物表面正压区体型系数，按照(GB50009-2012-8.3.3)取</w:t>
        </w:r>
      </w:ins>
      <w:ins w:id="3073" w:author="Administrator" w:date="2024-05-15T16:26:54Z">
        <w:r>
          <w:rPr>
            <w:rFonts w:hint="eastAsia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1.0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ins w:id="3074" w:author="Administrator" w:date="2024-05-15T16:26:54Z"/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</w:pPr>
      <w:ins w:id="3075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</w:rPr>
          <w:t>u</w:t>
        </w:r>
      </w:ins>
      <w:ins w:id="3076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vertAlign w:val="subscript"/>
          </w:rPr>
          <w:t>sf</w:t>
        </w:r>
      </w:ins>
      <w:ins w:id="3077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</w:rPr>
          <w:t>:建筑物表面负压区体型系数，按照(GB50009-2012 8.3.3-2)取-1</w:t>
        </w:r>
      </w:ins>
      <w:ins w:id="3078" w:author="Administrator" w:date="2024-05-15T16:26:54Z">
        <w:r>
          <w:rPr>
            <w:rFonts w:hint="eastAsia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.0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ins w:id="3079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</w:rPr>
      </w:pPr>
      <w:ins w:id="3080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</w:rPr>
          <w:t xml:space="preserve">对于封闭式建筑物，考虑内表面压力，按照(GB50009-2012 8.3.5)取-0.2或0.2 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ins w:id="3081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</w:rPr>
      </w:pPr>
      <w:ins w:id="3082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a</w:t>
        </w:r>
      </w:ins>
      <w:ins w:id="3083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vertAlign w:val="subscript"/>
          </w:rPr>
          <w:t>v</w:t>
        </w:r>
      </w:ins>
      <w:ins w:id="3084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</w:rPr>
          <w:t>:立柱构件从属面积取</w:t>
        </w:r>
      </w:ins>
      <w:ins w:id="3085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1</w:t>
        </w:r>
      </w:ins>
      <w:ins w:id="3086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eastAsia="zh-CN"/>
          </w:rPr>
          <w:t>m</w:t>
        </w:r>
      </w:ins>
      <w:ins w:id="3087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vertAlign w:val="superscript"/>
            <w:lang w:eastAsia="zh-CN"/>
          </w:rPr>
          <w:t>2</w:t>
        </w:r>
      </w:ins>
      <w:ins w:id="3088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vertAlign w:val="superscript"/>
          </w:rPr>
          <w:t xml:space="preserve"> 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ins w:id="3089" w:author="Administrator" w:date="2024-05-15T16:26:54Z"/>
          <w:rFonts w:hint="default" w:ascii="Times New Roman" w:hAnsi="Times New Roman" w:eastAsia="宋体" w:cs="Times New Roman"/>
          <w:b w:val="0"/>
          <w:bCs/>
          <w:sz w:val="24"/>
          <w:szCs w:val="24"/>
          <w:vertAlign w:val="superscript"/>
          <w:lang w:eastAsia="zh-CN"/>
        </w:rPr>
      </w:pPr>
      <w:ins w:id="3090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</w:rPr>
          <w:t>a</w:t>
        </w:r>
      </w:ins>
      <w:ins w:id="3091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vertAlign w:val="subscript"/>
          </w:rPr>
          <w:t>h</w:t>
        </w:r>
      </w:ins>
      <w:ins w:id="3092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</w:rPr>
          <w:t>:横梁构件从属面积取1</w:t>
        </w:r>
      </w:ins>
      <w:ins w:id="3093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eastAsia="zh-CN"/>
          </w:rPr>
          <w:t>m</w:t>
        </w:r>
      </w:ins>
      <w:ins w:id="3094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vertAlign w:val="superscript"/>
            <w:lang w:eastAsia="zh-CN"/>
          </w:rPr>
          <w:t>2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ins w:id="3095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</w:rPr>
      </w:pPr>
      <w:ins w:id="3096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</w:rPr>
          <w:t>μ</w:t>
        </w:r>
      </w:ins>
      <w:ins w:id="3097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vertAlign w:val="subscript"/>
          </w:rPr>
          <w:t>sa</w:t>
        </w:r>
      </w:ins>
      <w:ins w:id="3098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</w:rPr>
          <w:t>:维护构件面板的局部体型系数μ</w:t>
        </w:r>
      </w:ins>
      <w:ins w:id="3099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vertAlign w:val="subscript"/>
          </w:rPr>
          <w:t>s1z</w:t>
        </w:r>
      </w:ins>
      <w:ins w:id="3100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</w:rPr>
          <w:t>=μ</w:t>
        </w:r>
      </w:ins>
      <w:ins w:id="3101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vertAlign w:val="subscript"/>
          </w:rPr>
          <w:t>sz</w:t>
        </w:r>
      </w:ins>
      <w:ins w:id="3102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</w:rPr>
          <w:t>+0.2=1.2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ins w:id="3103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</w:rPr>
      </w:pPr>
      <w:ins w:id="3104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</w:rPr>
          <w:t>μ</w:t>
        </w:r>
      </w:ins>
      <w:ins w:id="3105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vertAlign w:val="subscript"/>
          </w:rPr>
          <w:t>s1f</w:t>
        </w:r>
      </w:ins>
      <w:ins w:id="3106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</w:rPr>
          <w:t>=μ</w:t>
        </w:r>
      </w:ins>
      <w:ins w:id="3107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vertAlign w:val="subscript"/>
          </w:rPr>
          <w:t>sf</w:t>
        </w:r>
      </w:ins>
      <w:ins w:id="3108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</w:rPr>
          <w:t>-0.2=-1.2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ins w:id="3109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</w:rPr>
      </w:pPr>
      <w:ins w:id="3110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</w:rPr>
          <w:t>按照以上计算得到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ins w:id="3111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</w:rPr>
      </w:pPr>
      <w:ins w:id="3112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</w:rPr>
          <w:t>对于面板有:μ</w:t>
        </w:r>
      </w:ins>
      <w:ins w:id="3113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vertAlign w:val="subscript"/>
          </w:rPr>
          <w:t>spl</w:t>
        </w:r>
      </w:ins>
      <w:ins w:id="3114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</w:rPr>
          <w:t>=1.2s</w:t>
        </w:r>
      </w:ins>
      <w:ins w:id="3115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vertAlign w:val="subscript"/>
          </w:rPr>
          <w:t>nl</w:t>
        </w:r>
      </w:ins>
      <w:ins w:id="3116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</w:rPr>
          <w:t>=-1.2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ins w:id="3117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</w:rPr>
      </w:pPr>
      <w:ins w:id="3118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</w:rPr>
          <w:t>对于立柱有:μ</w:t>
        </w:r>
      </w:ins>
      <w:ins w:id="3119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vertAlign w:val="subscript"/>
          </w:rPr>
          <w:t>svpl</w:t>
        </w:r>
      </w:ins>
      <w:ins w:id="3120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</w:rPr>
          <w:t>=1.24s</w:t>
        </w:r>
      </w:ins>
      <w:ins w:id="3121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vertAlign w:val="subscript"/>
          </w:rPr>
          <w:t>vml</w:t>
        </w:r>
      </w:ins>
      <w:ins w:id="3122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</w:rPr>
          <w:t>=-1.2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ins w:id="3123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</w:rPr>
      </w:pPr>
      <w:ins w:id="3124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</w:rPr>
          <w:t>对于横梁有:μ</w:t>
        </w:r>
      </w:ins>
      <w:ins w:id="3125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vertAlign w:val="subscript"/>
          </w:rPr>
          <w:t>shpl</w:t>
        </w:r>
      </w:ins>
      <w:ins w:id="3126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</w:rPr>
          <w:t>=1.2</w:t>
        </w:r>
      </w:ins>
      <w:ins w:id="3127" w:author="Administrator" w:date="2024-05-15T16:26:54Z">
        <w:r>
          <w:rPr>
            <w:rFonts w:hint="default" w:ascii="Arial" w:hAnsi="Arial" w:cs="Arial"/>
            <w:b w:val="0"/>
            <w:bCs/>
            <w:sz w:val="24"/>
            <w:szCs w:val="24"/>
          </w:rPr>
          <w:t>×</w:t>
        </w:r>
      </w:ins>
      <w:ins w:id="3128" w:author="Administrator" w:date="2024-05-15T16:26:54Z">
        <w:r>
          <w:rPr>
            <w:rFonts w:hint="eastAsia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(</w:t>
        </w:r>
      </w:ins>
      <w:ins w:id="3129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</w:rPr>
          <w:t>-h</w:t>
        </w:r>
      </w:ins>
      <w:ins w:id="3130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vertAlign w:val="subscript"/>
          </w:rPr>
          <w:t>nl</w:t>
        </w:r>
      </w:ins>
      <w:ins w:id="3131" w:author="Administrator" w:date="2024-05-15T16:26:54Z">
        <w:r>
          <w:rPr>
            <w:rFonts w:hint="eastAsia" w:ascii="Times New Roman" w:hAnsi="Times New Roman" w:cs="Times New Roman"/>
            <w:b w:val="0"/>
            <w:bCs/>
            <w:sz w:val="24"/>
            <w:szCs w:val="24"/>
            <w:vertAlign w:val="baseline"/>
            <w:lang w:val="en-US" w:eastAsia="zh-CN"/>
          </w:rPr>
          <w:t>)</w:t>
        </w:r>
      </w:ins>
      <w:ins w:id="3132" w:author="Administrator" w:date="2024-05-15T16:26:54Z">
        <w:r>
          <w:rPr>
            <w:rFonts w:hint="eastAsia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=-</w:t>
        </w:r>
      </w:ins>
      <w:ins w:id="3133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</w:rPr>
          <w:t>1</w:t>
        </w:r>
      </w:ins>
      <w:ins w:id="3134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.</w:t>
        </w:r>
      </w:ins>
      <w:ins w:id="3135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</w:rPr>
          <w:t>2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ins w:id="3136" w:author="Administrator" w:date="2024-05-15T16:26:54Z"/>
          <w:rFonts w:hint="default" w:hAnsi="Cambria Math" w:eastAsia="宋体" w:cs="Times New Roman"/>
          <w:bCs/>
          <w:i w:val="0"/>
          <w:sz w:val="24"/>
          <w:szCs w:val="24"/>
          <w:lang w:val="en-US" w:eastAsia="zh-CN" w:bidi="ar-SA"/>
        </w:rPr>
      </w:pPr>
      <w:ins w:id="3137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面板正风压风荷载标准值计算如下(GB50009-2012 8.1.1-2)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440" w:leftChars="600" w:firstLine="0" w:firstLineChars="0"/>
        <w:jc w:val="both"/>
        <w:textAlignment w:val="auto"/>
        <w:rPr>
          <w:ins w:id="3138" w:author="Administrator" w:date="2024-05-15T16:26:54Z"/>
          <w:rFonts w:hint="eastAsia" w:hAnsi="Cambria Math" w:cs="Times New Roman"/>
          <w:bCs/>
          <w:i w:val="0"/>
          <w:sz w:val="24"/>
          <w:szCs w:val="24"/>
          <w:lang w:val="en-US" w:eastAsia="zh-CN"/>
        </w:rPr>
      </w:pPr>
      <m:oMathPara>
        <m:oMathParaPr>
          <m:jc m:val="left"/>
        </m:oMathParaPr>
        <m:oMath>
          <m:sSub>
            <m:sSubPr>
              <m:ctrlPr>
                <w:ins w:id="3139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SubPr>
            <m:e>
              <w:ins w:id="3140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W</m:t>
                </m:r>
              </w:ins>
              <m:ctrlPr>
                <w:ins w:id="3141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e>
            <m:sub>
              <w:ins w:id="3142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kp</m:t>
                </m:r>
              </w:ins>
              <m:ctrlPr>
                <w:ins w:id="3143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ub>
          </m:sSub>
          <w:ins w:id="3144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eastAsia="zh-CN"/>
              </w:rPr>
              <m:t>=</m:t>
            </m:r>
          </w:ins>
          <m:sSub>
            <m:sSubPr>
              <m:ctrlPr>
                <w:ins w:id="3145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 w:eastAsia="zh-CN"/>
                  </w:rPr>
                </w:ins>
              </m:ctrlPr>
            </m:sSubPr>
            <m:e>
              <w:ins w:id="3146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/>
                  </w:rPr>
                  <m:t>β</m:t>
                </m:r>
              </w:ins>
              <m:ctrlPr>
                <w:ins w:id="3147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 w:eastAsia="zh-CN"/>
                  </w:rPr>
                </w:ins>
              </m:ctrlPr>
            </m:e>
            <m:sub>
              <w:ins w:id="3148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gz</m:t>
                </m:r>
              </w:ins>
              <m:ctrlPr>
                <w:ins w:id="3149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 w:eastAsia="zh-CN"/>
                  </w:rPr>
                </w:ins>
              </m:ctrlPr>
            </m:sub>
          </m:sSub>
          <m:sSub>
            <m:sSubPr>
              <m:ctrlPr>
                <w:ins w:id="3150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SubPr>
            <m:e>
              <w:ins w:id="3151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/>
                  </w:rPr>
                  <m:t>μ</m:t>
                </m:r>
              </w:ins>
              <m:ctrlPr>
                <w:ins w:id="3152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e>
            <m:sub>
              <w:ins w:id="3153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spl</m:t>
                </m:r>
              </w:ins>
              <m:ctrlPr>
                <w:ins w:id="3154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ub>
          </m:sSub>
          <m:sSub>
            <m:sSubPr>
              <m:ctrlPr>
                <w:ins w:id="3155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SubPr>
            <m:e>
              <w:ins w:id="3156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/>
                  </w:rPr>
                  <m:t>μ</m:t>
                </m:r>
              </w:ins>
              <m:ctrlPr>
                <w:ins w:id="3157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e>
            <m:sub>
              <w:ins w:id="3158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z</m:t>
                </m:r>
              </w:ins>
              <m:ctrlPr>
                <w:ins w:id="3159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ub>
          </m:sSub>
          <m:sSub>
            <m:sSubPr>
              <m:ctrlPr>
                <w:ins w:id="3160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SubPr>
            <m:e>
              <w:ins w:id="3161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W</m:t>
                </m:r>
              </w:ins>
              <m:ctrlPr>
                <w:ins w:id="3162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e>
            <m:sub>
              <w:ins w:id="3163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0</m:t>
                </m:r>
              </w:ins>
              <m:ctrlPr>
                <w:ins w:id="3164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ub>
          </m:sSub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920" w:leftChars="800" w:firstLine="0" w:firstLineChars="0"/>
        <w:jc w:val="both"/>
        <w:textAlignment w:val="auto"/>
        <w:rPr>
          <w:ins w:id="3165" w:author="Administrator" w:date="2024-05-15T16:26:54Z"/>
          <w:rFonts w:hint="default" w:hAnsi="Cambria Math" w:cs="Times New Roman"/>
          <w:bCs/>
          <w:i w:val="0"/>
          <w:sz w:val="24"/>
          <w:szCs w:val="24"/>
          <w:lang w:val="en-US" w:eastAsia="zh-CN" w:bidi="ar-SA"/>
        </w:rPr>
      </w:pPr>
      <m:oMathPara>
        <m:oMathParaPr>
          <m:jc m:val="left"/>
        </m:oMathParaPr>
        <m:oMath>
          <w:ins w:id="3166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 w:bidi="ar-SA"/>
              </w:rPr>
              <m:t>=1.59</m:t>
            </m:r>
          </w:ins>
          <w:ins w:id="3167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×</m:t>
            </m:r>
          </w:ins>
          <w:ins w:id="3168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 w:bidi="ar-SA"/>
              </w:rPr>
              <m:t>1.2</m:t>
            </m:r>
          </w:ins>
          <w:ins w:id="3169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×</m:t>
            </m:r>
          </w:ins>
          <w:ins w:id="3170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 w:bidi="ar-SA"/>
              </w:rPr>
              <m:t>2.02</m:t>
            </m:r>
          </w:ins>
          <w:ins w:id="3171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×</m:t>
            </m:r>
          </w:ins>
          <w:ins w:id="3172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 w:bidi="ar-SA"/>
              </w:rPr>
              <m:t>0.8</m:t>
            </m:r>
          </w:ins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920" w:leftChars="800" w:firstLine="0" w:firstLineChars="0"/>
        <w:jc w:val="left"/>
        <w:textAlignment w:val="auto"/>
        <w:rPr>
          <w:ins w:id="3173" w:author="Administrator" w:date="2024-05-15T16:26:54Z"/>
          <w:rFonts w:hint="default" w:hAnsi="Cambria Math" w:cs="Times New Roman"/>
          <w:bCs/>
          <w:i w:val="0"/>
          <w:sz w:val="24"/>
          <w:szCs w:val="24"/>
          <w:lang w:val="en-US" w:eastAsia="zh-CN" w:bidi="ar-SA"/>
        </w:rPr>
      </w:pPr>
      <m:oMathPara>
        <m:oMathParaPr>
          <m:jc m:val="left"/>
        </m:oMathParaPr>
        <m:oMath>
          <w:ins w:id="3174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 w:bidi="ar-SA"/>
              </w:rPr>
              <m:t>=3.08kN/</m:t>
            </m:r>
          </w:ins>
          <m:sSup>
            <m:sSupPr>
              <m:ctrlPr>
                <w:ins w:id="3175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 w:bidi="ar-SA"/>
                  </w:rPr>
                </w:ins>
              </m:ctrlPr>
            </m:sSupPr>
            <m:e>
              <w:ins w:id="3176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 w:bidi="ar-SA"/>
                  </w:rPr>
                  <m:t>m</m:t>
                </m:r>
              </w:ins>
              <m:ctrlPr>
                <w:ins w:id="3177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 w:bidi="ar-SA"/>
                  </w:rPr>
                </w:ins>
              </m:ctrlPr>
            </m:e>
            <m:sup>
              <w:ins w:id="3178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 w:bidi="ar-SA"/>
                  </w:rPr>
                  <m:t>2</m:t>
                </m:r>
              </w:ins>
              <m:ctrlPr>
                <w:ins w:id="3179" w:author="Administrator" w:date="2024-05-15T16:26:54Z"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 w:bidi="ar-SA"/>
                  </w:rPr>
                </w:ins>
              </m:ctrlPr>
            </m:sup>
          </m:sSup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ins w:id="3180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ins w:id="3181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面板负风压风荷载标准值计算如下(GB50009-2012 8.1.1-2)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440" w:leftChars="600" w:firstLine="0" w:firstLineChars="0"/>
        <w:jc w:val="both"/>
        <w:textAlignment w:val="auto"/>
        <w:rPr>
          <w:ins w:id="3182" w:author="Administrator" w:date="2024-05-15T16:26:54Z"/>
          <w:rFonts w:hint="eastAsia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</w:pPr>
      <m:oMathPara>
        <m:oMathParaPr>
          <m:jc m:val="left"/>
        </m:oMathParaPr>
        <m:oMath>
          <m:sSub>
            <m:sSubPr>
              <m:ctrlPr>
                <w:ins w:id="3183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SubPr>
            <m:e>
              <w:ins w:id="3184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W</m:t>
                </m:r>
              </w:ins>
              <m:ctrlPr>
                <w:ins w:id="3185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e>
            <m:sub>
              <w:ins w:id="3186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kn</m:t>
                </m:r>
              </w:ins>
              <m:ctrlPr>
                <w:ins w:id="3187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ub>
          </m:sSub>
          <w:ins w:id="3188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eastAsia="zh-CN"/>
              </w:rPr>
              <m:t>=</m:t>
            </m:r>
          </w:ins>
          <m:sSub>
            <m:sSubPr>
              <m:ctrlPr>
                <w:ins w:id="3189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 w:eastAsia="zh-CN"/>
                  </w:rPr>
                </w:ins>
              </m:ctrlPr>
            </m:sSubPr>
            <m:e>
              <w:ins w:id="3190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/>
                  </w:rPr>
                  <m:t>β</m:t>
                </m:r>
              </w:ins>
              <m:ctrlPr>
                <w:ins w:id="3191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 w:eastAsia="zh-CN"/>
                  </w:rPr>
                </w:ins>
              </m:ctrlPr>
            </m:e>
            <m:sub>
              <w:ins w:id="3192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gz</m:t>
                </m:r>
              </w:ins>
              <m:ctrlPr>
                <w:ins w:id="3193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 w:eastAsia="zh-CN"/>
                  </w:rPr>
                </w:ins>
              </m:ctrlPr>
            </m:sub>
          </m:sSub>
          <m:sSub>
            <m:sSubPr>
              <m:ctrlPr>
                <w:ins w:id="3194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SubPr>
            <m:e>
              <w:ins w:id="3195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/>
                  </w:rPr>
                  <m:t>μ</m:t>
                </m:r>
              </w:ins>
              <m:ctrlPr>
                <w:ins w:id="3196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e>
            <m:sub>
              <w:ins w:id="3197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snl</m:t>
                </m:r>
              </w:ins>
              <m:ctrlPr>
                <w:ins w:id="3198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ub>
          </m:sSub>
          <m:sSub>
            <m:sSubPr>
              <m:ctrlPr>
                <w:ins w:id="3199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SubPr>
            <m:e>
              <w:ins w:id="3200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/>
                  </w:rPr>
                  <m:t>μ</m:t>
                </m:r>
              </w:ins>
              <m:ctrlPr>
                <w:ins w:id="3201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e>
            <m:sub>
              <w:ins w:id="3202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z</m:t>
                </m:r>
              </w:ins>
              <m:ctrlPr>
                <w:ins w:id="3203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ub>
          </m:sSub>
          <m:sSub>
            <m:sSubPr>
              <m:ctrlPr>
                <w:ins w:id="3204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SubPr>
            <m:e>
              <w:ins w:id="3205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W</m:t>
                </m:r>
              </w:ins>
              <m:ctrlPr>
                <w:ins w:id="3206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e>
            <m:sub>
              <w:ins w:id="3207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0</m:t>
                </m:r>
              </w:ins>
              <m:ctrlPr>
                <w:ins w:id="3208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ub>
          </m:sSub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920" w:leftChars="800" w:firstLine="0" w:firstLineChars="0"/>
        <w:jc w:val="both"/>
        <w:textAlignment w:val="auto"/>
        <w:rPr>
          <w:ins w:id="3209" w:author="Administrator" w:date="2024-05-15T16:26:54Z"/>
          <w:rFonts w:hint="default" w:hAnsi="Cambria Math" w:cs="Times New Roman"/>
          <w:bCs/>
          <w:i w:val="0"/>
          <w:sz w:val="24"/>
          <w:szCs w:val="24"/>
          <w:vertAlign w:val="superscript"/>
          <w:lang w:val="en-US" w:eastAsia="zh-CN" w:bidi="ar-SA"/>
        </w:rPr>
      </w:pPr>
      <m:oMathPara>
        <m:oMathParaPr>
          <m:jc m:val="left"/>
        </m:oMathParaPr>
        <m:oMath>
          <w:ins w:id="3210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 w:bidi="ar-SA"/>
              </w:rPr>
              <m:t>=1.59</m:t>
            </m:r>
          </w:ins>
          <w:ins w:id="3211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bidi="ar-SA"/>
              </w:rPr>
              <m:t>×</m:t>
            </m:r>
          </w:ins>
          <w:ins w:id="3212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 w:bidi="ar-SA"/>
              </w:rPr>
              <m:t>(−1.2)</m:t>
            </m:r>
          </w:ins>
          <w:ins w:id="3213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bidi="ar-SA"/>
              </w:rPr>
              <m:t>×</m:t>
            </m:r>
          </w:ins>
          <w:ins w:id="3214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 w:bidi="ar-SA"/>
              </w:rPr>
              <m:t>2.02</m:t>
            </m:r>
          </w:ins>
          <w:ins w:id="3215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bidi="ar-SA"/>
              </w:rPr>
              <m:t>×</m:t>
            </m:r>
          </w:ins>
          <w:ins w:id="3216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 w:bidi="ar-SA"/>
              </w:rPr>
              <m:t>0.8</m:t>
            </m:r>
          </w:ins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920" w:leftChars="800" w:firstLine="0" w:firstLineChars="0"/>
        <w:jc w:val="both"/>
        <w:textAlignment w:val="auto"/>
        <w:rPr>
          <w:ins w:id="3217" w:author="Administrator" w:date="2024-05-15T16:26:54Z"/>
          <w:rFonts w:hint="default" w:hAnsi="Cambria Math" w:cs="Times New Roman"/>
          <w:bCs/>
          <w:i w:val="0"/>
          <w:sz w:val="24"/>
          <w:szCs w:val="24"/>
          <w:vertAlign w:val="superscript"/>
          <w:lang w:val="en-US" w:eastAsia="zh-CN" w:bidi="ar-SA"/>
        </w:rPr>
      </w:pPr>
      <m:oMathPara>
        <m:oMathParaPr>
          <m:jc m:val="left"/>
        </m:oMathParaPr>
        <m:oMath>
          <w:ins w:id="3218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 w:bidi="ar-SA"/>
              </w:rPr>
              <m:t>=−3.08kN/</m:t>
            </m:r>
          </w:ins>
          <m:sSup>
            <m:sSupPr>
              <m:ctrlPr>
                <w:ins w:id="3219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vertAlign w:val="superscript"/>
                    <w:lang w:val="en-US" w:eastAsia="zh-CN" w:bidi="ar-SA"/>
                  </w:rPr>
                </w:ins>
              </m:ctrlPr>
            </m:sSupPr>
            <m:e>
              <w:ins w:id="3220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 w:bidi="ar-SA"/>
                  </w:rPr>
                  <m:t>m</m:t>
                </m:r>
              </w:ins>
              <m:ctrlPr>
                <w:ins w:id="3221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vertAlign w:val="superscript"/>
                    <w:lang w:val="en-US" w:eastAsia="zh-CN" w:bidi="ar-SA"/>
                  </w:rPr>
                </w:ins>
              </m:ctrlPr>
            </m:e>
            <m:sup>
              <w:ins w:id="3222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 w:bidi="ar-SA"/>
                  </w:rPr>
                  <m:t>2</m:t>
                </m:r>
              </w:ins>
              <m:ctrlPr>
                <w:ins w:id="3223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vertAlign w:val="superscript"/>
                    <w:lang w:val="en-US" w:eastAsia="zh-CN" w:bidi="ar-SA"/>
                  </w:rPr>
                </w:ins>
              </m:ctrlPr>
            </m:sup>
          </m:sSup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firstLine="480" w:firstLineChars="200"/>
        <w:jc w:val="both"/>
        <w:textAlignment w:val="auto"/>
        <w:rPr>
          <w:ins w:id="3224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ins w:id="3225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立柱正风压风荷载标准值计算如下(GB50009-2012 8.1.1-2)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440" w:leftChars="600" w:firstLine="0" w:firstLineChars="0"/>
        <w:jc w:val="both"/>
        <w:textAlignment w:val="auto"/>
        <w:rPr>
          <w:ins w:id="3226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m:oMathPara>
        <m:oMathParaPr>
          <m:jc m:val="left"/>
        </m:oMathParaPr>
        <m:oMath>
          <m:sSub>
            <m:sSubPr>
              <m:ctrlPr>
                <w:ins w:id="3227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SubPr>
            <m:e>
              <w:ins w:id="3228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W</m:t>
                </m:r>
              </w:ins>
              <m:ctrlPr>
                <w:ins w:id="3229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e>
            <m:sub>
              <w:ins w:id="3230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kvp</m:t>
                </m:r>
              </w:ins>
              <m:ctrlPr>
                <w:ins w:id="3231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ub>
          </m:sSub>
          <w:ins w:id="3232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eastAsia="zh-CN"/>
              </w:rPr>
              <m:t>=</m:t>
            </m:r>
          </w:ins>
          <m:sSub>
            <m:sSubPr>
              <m:ctrlPr>
                <w:ins w:id="3233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 w:eastAsia="zh-CN"/>
                  </w:rPr>
                </w:ins>
              </m:ctrlPr>
            </m:sSubPr>
            <m:e>
              <w:ins w:id="3234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/>
                  </w:rPr>
                  <m:t>β</m:t>
                </m:r>
              </w:ins>
              <m:ctrlPr>
                <w:ins w:id="3235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 w:eastAsia="zh-CN"/>
                  </w:rPr>
                </w:ins>
              </m:ctrlPr>
            </m:e>
            <m:sub>
              <w:ins w:id="3236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gz</m:t>
                </m:r>
              </w:ins>
              <m:ctrlPr>
                <w:ins w:id="3237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 w:eastAsia="zh-CN"/>
                  </w:rPr>
                </w:ins>
              </m:ctrlPr>
            </m:sub>
          </m:sSub>
          <m:sSub>
            <m:sSubPr>
              <m:ctrlPr>
                <w:ins w:id="3238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SubPr>
            <m:e>
              <w:ins w:id="3239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/>
                  </w:rPr>
                  <m:t>μ</m:t>
                </m:r>
              </w:ins>
              <m:ctrlPr>
                <w:ins w:id="3240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e>
            <m:sub>
              <w:ins w:id="3241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svpl</m:t>
                </m:r>
              </w:ins>
              <m:ctrlPr>
                <w:ins w:id="3242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ub>
          </m:sSub>
          <m:sSub>
            <m:sSubPr>
              <m:ctrlPr>
                <w:ins w:id="3243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SubPr>
            <m:e>
              <w:ins w:id="3244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/>
                  </w:rPr>
                  <m:t>μ</m:t>
                </m:r>
              </w:ins>
              <m:ctrlPr>
                <w:ins w:id="3245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e>
            <m:sub>
              <w:ins w:id="3246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z</m:t>
                </m:r>
              </w:ins>
              <m:ctrlPr>
                <w:ins w:id="3247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ub>
          </m:sSub>
          <m:sSub>
            <m:sSubPr>
              <m:ctrlPr>
                <w:ins w:id="3248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SubPr>
            <m:e>
              <w:ins w:id="3249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W</m:t>
                </m:r>
              </w:ins>
              <m:ctrlPr>
                <w:ins w:id="3250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e>
            <m:sub>
              <w:ins w:id="3251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0</m:t>
                </m:r>
              </w:ins>
              <m:ctrlPr>
                <w:ins w:id="3252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ub>
          </m:sSub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920" w:leftChars="800" w:firstLine="0" w:firstLineChars="0"/>
        <w:jc w:val="both"/>
        <w:textAlignment w:val="auto"/>
        <w:rPr>
          <w:ins w:id="3253" w:author="Administrator" w:date="2024-05-15T16:26:54Z"/>
          <w:rFonts w:hint="default" w:hAnsi="Cambria Math" w:cs="Times New Roman"/>
          <w:bCs/>
          <w:i w:val="0"/>
          <w:sz w:val="24"/>
          <w:szCs w:val="24"/>
          <w:lang w:val="en-US" w:eastAsia="zh-CN" w:bidi="ar-SA"/>
        </w:rPr>
      </w:pPr>
      <m:oMathPara>
        <m:oMathParaPr>
          <m:jc m:val="left"/>
        </m:oMathParaPr>
        <m:oMath>
          <w:ins w:id="3254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 w:bidi="ar-SA"/>
              </w:rPr>
              <m:t>=1.59</m:t>
            </m:r>
          </w:ins>
          <w:ins w:id="3255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×</m:t>
            </m:r>
          </w:ins>
          <w:ins w:id="3256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 w:bidi="ar-SA"/>
              </w:rPr>
              <m:t>1.2</m:t>
            </m:r>
          </w:ins>
          <w:ins w:id="3257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×</m:t>
            </m:r>
          </w:ins>
          <w:ins w:id="3258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 w:bidi="ar-SA"/>
              </w:rPr>
              <m:t>2.02</m:t>
            </m:r>
          </w:ins>
          <w:ins w:id="3259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×</m:t>
            </m:r>
          </w:ins>
          <w:ins w:id="3260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 w:bidi="ar-SA"/>
              </w:rPr>
              <m:t>0.8</m:t>
            </m:r>
          </w:ins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920" w:leftChars="800" w:firstLine="0" w:firstLineChars="0"/>
        <w:jc w:val="left"/>
        <w:textAlignment w:val="auto"/>
        <w:rPr>
          <w:ins w:id="3261" w:author="Administrator" w:date="2024-05-15T16:26:54Z"/>
          <w:rFonts w:hint="default" w:hAnsi="Cambria Math" w:cs="Times New Roman"/>
          <w:bCs/>
          <w:i w:val="0"/>
          <w:sz w:val="24"/>
          <w:szCs w:val="24"/>
          <w:lang w:val="en-US" w:eastAsia="zh-CN" w:bidi="ar-SA"/>
        </w:rPr>
      </w:pPr>
      <m:oMathPara>
        <m:oMathParaPr>
          <m:jc m:val="left"/>
        </m:oMathParaPr>
        <m:oMath>
          <w:ins w:id="3262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 w:bidi="ar-SA"/>
              </w:rPr>
              <m:t>=3.08kN/</m:t>
            </m:r>
          </w:ins>
          <m:sSup>
            <m:sSupPr>
              <m:ctrlPr>
                <w:ins w:id="3263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 w:bidi="ar-SA"/>
                  </w:rPr>
                </w:ins>
              </m:ctrlPr>
            </m:sSupPr>
            <m:e>
              <w:ins w:id="3264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 w:bidi="ar-SA"/>
                  </w:rPr>
                  <m:t>m</m:t>
                </m:r>
              </w:ins>
              <m:ctrlPr>
                <w:ins w:id="3265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 w:bidi="ar-SA"/>
                  </w:rPr>
                </w:ins>
              </m:ctrlPr>
            </m:e>
            <m:sup>
              <w:ins w:id="3266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 w:bidi="ar-SA"/>
                  </w:rPr>
                  <m:t>2</m:t>
                </m:r>
              </w:ins>
              <m:ctrlPr>
                <w:ins w:id="3267" w:author="Administrator" w:date="2024-05-15T16:26:54Z"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 w:bidi="ar-SA"/>
                  </w:rPr>
                </w:ins>
              </m:ctrlPr>
            </m:sup>
          </m:sSup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firstLine="480" w:firstLineChars="200"/>
        <w:jc w:val="both"/>
        <w:textAlignment w:val="auto"/>
        <w:rPr>
          <w:ins w:id="3268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ins w:id="3269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立柱负风压风荷载标准值计算如下(GB50009-2012 8.1.1-2)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440" w:leftChars="600" w:firstLine="0" w:firstLineChars="0"/>
        <w:jc w:val="both"/>
        <w:textAlignment w:val="auto"/>
        <w:rPr>
          <w:ins w:id="3270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m:oMathPara>
        <m:oMathParaPr>
          <m:jc m:val="left"/>
        </m:oMathParaPr>
        <m:oMath>
          <m:sSub>
            <m:sSubPr>
              <m:ctrlPr>
                <w:ins w:id="3271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SubPr>
            <m:e>
              <w:ins w:id="3272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W</m:t>
                </m:r>
              </w:ins>
              <m:ctrlPr>
                <w:ins w:id="3273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e>
            <m:sub>
              <w:ins w:id="3274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kvn</m:t>
                </m:r>
              </w:ins>
              <m:ctrlPr>
                <w:ins w:id="3275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ub>
          </m:sSub>
          <w:ins w:id="3276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eastAsia="zh-CN"/>
              </w:rPr>
              <m:t>=</m:t>
            </m:r>
          </w:ins>
          <m:sSub>
            <m:sSubPr>
              <m:ctrlPr>
                <w:ins w:id="3277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 w:eastAsia="zh-CN"/>
                  </w:rPr>
                </w:ins>
              </m:ctrlPr>
            </m:sSubPr>
            <m:e>
              <w:ins w:id="3278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/>
                  </w:rPr>
                  <m:t>β</m:t>
                </m:r>
              </w:ins>
              <m:ctrlPr>
                <w:ins w:id="3279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 w:eastAsia="zh-CN"/>
                  </w:rPr>
                </w:ins>
              </m:ctrlPr>
            </m:e>
            <m:sub>
              <w:ins w:id="3280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gz</m:t>
                </m:r>
              </w:ins>
              <m:ctrlPr>
                <w:ins w:id="3281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 w:eastAsia="zh-CN"/>
                  </w:rPr>
                </w:ins>
              </m:ctrlPr>
            </m:sub>
          </m:sSub>
          <m:sSub>
            <m:sSubPr>
              <m:ctrlPr>
                <w:ins w:id="3282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SubPr>
            <m:e>
              <w:ins w:id="3283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/>
                  </w:rPr>
                  <m:t>μ</m:t>
                </m:r>
              </w:ins>
              <m:ctrlPr>
                <w:ins w:id="3284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e>
            <m:sub>
              <w:ins w:id="3285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svnl</m:t>
                </m:r>
              </w:ins>
              <m:ctrlPr>
                <w:ins w:id="3286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ub>
          </m:sSub>
          <m:sSub>
            <m:sSubPr>
              <m:ctrlPr>
                <w:ins w:id="3287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SubPr>
            <m:e>
              <w:ins w:id="3288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/>
                  </w:rPr>
                  <m:t>μ</m:t>
                </m:r>
              </w:ins>
              <m:ctrlPr>
                <w:ins w:id="3289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e>
            <m:sub>
              <w:ins w:id="3290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z</m:t>
                </m:r>
              </w:ins>
              <m:ctrlPr>
                <w:ins w:id="3291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ub>
          </m:sSub>
          <m:sSub>
            <m:sSubPr>
              <m:ctrlPr>
                <w:ins w:id="3292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SubPr>
            <m:e>
              <w:ins w:id="3293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W</m:t>
                </m:r>
              </w:ins>
              <m:ctrlPr>
                <w:ins w:id="3294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e>
            <m:sub>
              <w:ins w:id="3295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0</m:t>
                </m:r>
              </w:ins>
              <m:ctrlPr>
                <w:ins w:id="3296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ub>
          </m:sSub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920" w:leftChars="800" w:firstLine="0" w:firstLineChars="0"/>
        <w:jc w:val="both"/>
        <w:textAlignment w:val="auto"/>
        <w:rPr>
          <w:ins w:id="3297" w:author="Administrator" w:date="2024-05-15T16:26:54Z"/>
          <w:rFonts w:hint="default" w:hAnsi="Cambria Math" w:cs="Times New Roman"/>
          <w:bCs/>
          <w:i w:val="0"/>
          <w:sz w:val="24"/>
          <w:szCs w:val="24"/>
          <w:vertAlign w:val="superscript"/>
          <w:lang w:val="en-US" w:eastAsia="zh-CN" w:bidi="ar-SA"/>
        </w:rPr>
      </w:pPr>
      <m:oMathPara>
        <m:oMathParaPr>
          <m:jc m:val="left"/>
        </m:oMathParaPr>
        <m:oMath>
          <w:ins w:id="3298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 w:bidi="ar-SA"/>
              </w:rPr>
              <m:t>=1.59</m:t>
            </m:r>
          </w:ins>
          <w:ins w:id="3299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bidi="ar-SA"/>
              </w:rPr>
              <m:t>×</m:t>
            </m:r>
          </w:ins>
          <w:ins w:id="3300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 w:bidi="ar-SA"/>
              </w:rPr>
              <m:t>(−1.2)</m:t>
            </m:r>
          </w:ins>
          <w:ins w:id="3301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bidi="ar-SA"/>
              </w:rPr>
              <m:t>×</m:t>
            </m:r>
          </w:ins>
          <w:ins w:id="3302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 w:bidi="ar-SA"/>
              </w:rPr>
              <m:t>2.02</m:t>
            </m:r>
          </w:ins>
          <w:ins w:id="3303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bidi="ar-SA"/>
              </w:rPr>
              <m:t>×</m:t>
            </m:r>
          </w:ins>
          <w:ins w:id="3304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 w:bidi="ar-SA"/>
              </w:rPr>
              <m:t>0.8</m:t>
            </m:r>
          </w:ins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920" w:leftChars="800" w:firstLine="0" w:firstLineChars="0"/>
        <w:jc w:val="both"/>
        <w:textAlignment w:val="auto"/>
        <w:rPr>
          <w:ins w:id="3305" w:author="Administrator" w:date="2024-05-15T16:26:54Z"/>
          <w:rFonts w:hint="default" w:hAnsi="Cambria Math" w:cs="Times New Roman"/>
          <w:bCs/>
          <w:i w:val="0"/>
          <w:sz w:val="24"/>
          <w:szCs w:val="24"/>
          <w:vertAlign w:val="superscript"/>
          <w:lang w:val="en-US" w:eastAsia="zh-CN" w:bidi="ar-SA"/>
        </w:rPr>
      </w:pPr>
      <m:oMathPara>
        <m:oMathParaPr>
          <m:jc m:val="left"/>
        </m:oMathParaPr>
        <m:oMath>
          <w:ins w:id="3306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 w:bidi="ar-SA"/>
              </w:rPr>
              <m:t>=−3.08kN/</m:t>
            </m:r>
          </w:ins>
          <m:sSup>
            <m:sSupPr>
              <m:ctrlPr>
                <w:ins w:id="3307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vertAlign w:val="superscript"/>
                    <w:lang w:val="en-US" w:eastAsia="zh-CN" w:bidi="ar-SA"/>
                  </w:rPr>
                </w:ins>
              </m:ctrlPr>
            </m:sSupPr>
            <m:e>
              <w:ins w:id="3308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 w:bidi="ar-SA"/>
                  </w:rPr>
                  <m:t>m</m:t>
                </m:r>
              </w:ins>
              <m:ctrlPr>
                <w:ins w:id="3309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vertAlign w:val="superscript"/>
                    <w:lang w:val="en-US" w:eastAsia="zh-CN" w:bidi="ar-SA"/>
                  </w:rPr>
                </w:ins>
              </m:ctrlPr>
            </m:e>
            <m:sup>
              <w:ins w:id="3310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 w:bidi="ar-SA"/>
                  </w:rPr>
                  <m:t>2</m:t>
                </m:r>
              </w:ins>
              <m:ctrlPr>
                <w:ins w:id="3311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vertAlign w:val="superscript"/>
                    <w:lang w:val="en-US" w:eastAsia="zh-CN" w:bidi="ar-SA"/>
                  </w:rPr>
                </w:ins>
              </m:ctrlPr>
            </m:sup>
          </m:sSup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firstLine="480" w:firstLineChars="200"/>
        <w:jc w:val="both"/>
        <w:textAlignment w:val="auto"/>
        <w:rPr>
          <w:ins w:id="3312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ins w:id="3313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横梁正风压风荷载标准值计算如下(GB50009-2012 8.1.1-2)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440" w:leftChars="600" w:firstLine="0" w:firstLineChars="0"/>
        <w:jc w:val="both"/>
        <w:textAlignment w:val="auto"/>
        <w:rPr>
          <w:ins w:id="3314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m:oMathPara>
        <m:oMathParaPr>
          <m:jc m:val="left"/>
        </m:oMathParaPr>
        <m:oMath>
          <m:sSub>
            <m:sSubPr>
              <m:ctrlPr>
                <w:ins w:id="3315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SubPr>
            <m:e>
              <w:ins w:id="3316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W</m:t>
                </m:r>
              </w:ins>
              <m:ctrlPr>
                <w:ins w:id="3317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e>
            <m:sub>
              <w:ins w:id="3318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kℎp</m:t>
                </m:r>
              </w:ins>
              <m:ctrlPr>
                <w:ins w:id="3319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ub>
          </m:sSub>
          <w:ins w:id="3320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eastAsia="zh-CN"/>
              </w:rPr>
              <m:t>=</m:t>
            </m:r>
          </w:ins>
          <m:sSub>
            <m:sSubPr>
              <m:ctrlPr>
                <w:ins w:id="3321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 w:eastAsia="zh-CN"/>
                  </w:rPr>
                </w:ins>
              </m:ctrlPr>
            </m:sSubPr>
            <m:e>
              <w:ins w:id="3322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/>
                  </w:rPr>
                  <m:t>β</m:t>
                </m:r>
              </w:ins>
              <m:ctrlPr>
                <w:ins w:id="3323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 w:eastAsia="zh-CN"/>
                  </w:rPr>
                </w:ins>
              </m:ctrlPr>
            </m:e>
            <m:sub>
              <w:ins w:id="3324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gz</m:t>
                </m:r>
              </w:ins>
              <m:ctrlPr>
                <w:ins w:id="3325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 w:eastAsia="zh-CN"/>
                  </w:rPr>
                </w:ins>
              </m:ctrlPr>
            </m:sub>
          </m:sSub>
          <m:sSub>
            <m:sSubPr>
              <m:ctrlPr>
                <w:ins w:id="3326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SubPr>
            <m:e>
              <w:ins w:id="3327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/>
                  </w:rPr>
                  <m:t>μ</m:t>
                </m:r>
              </w:ins>
              <m:ctrlPr>
                <w:ins w:id="3328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e>
            <m:sub>
              <w:ins w:id="3329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sℎpl</m:t>
                </m:r>
              </w:ins>
              <m:ctrlPr>
                <w:ins w:id="3330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ub>
          </m:sSub>
          <m:sSub>
            <m:sSubPr>
              <m:ctrlPr>
                <w:ins w:id="3331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SubPr>
            <m:e>
              <w:ins w:id="3332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/>
                  </w:rPr>
                  <m:t>μ</m:t>
                </m:r>
              </w:ins>
              <m:ctrlPr>
                <w:ins w:id="3333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e>
            <m:sub>
              <w:ins w:id="3334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z</m:t>
                </m:r>
              </w:ins>
              <m:ctrlPr>
                <w:ins w:id="3335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ub>
          </m:sSub>
          <m:sSub>
            <m:sSubPr>
              <m:ctrlPr>
                <w:ins w:id="3336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SubPr>
            <m:e>
              <w:ins w:id="3337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W</m:t>
                </m:r>
              </w:ins>
              <m:ctrlPr>
                <w:ins w:id="3338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e>
            <m:sub>
              <w:ins w:id="3339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0</m:t>
                </m:r>
              </w:ins>
              <m:ctrlPr>
                <w:ins w:id="3340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ub>
          </m:sSub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920" w:leftChars="800" w:firstLine="0" w:firstLineChars="0"/>
        <w:jc w:val="both"/>
        <w:textAlignment w:val="auto"/>
        <w:rPr>
          <w:ins w:id="3341" w:author="Administrator" w:date="2024-05-15T16:26:54Z"/>
          <w:rFonts w:hint="default" w:hAnsi="Cambria Math" w:cs="Times New Roman"/>
          <w:bCs/>
          <w:i w:val="0"/>
          <w:sz w:val="24"/>
          <w:szCs w:val="24"/>
          <w:lang w:val="en-US" w:eastAsia="zh-CN" w:bidi="ar-SA"/>
        </w:rPr>
      </w:pPr>
      <m:oMathPara>
        <m:oMathParaPr>
          <m:jc m:val="left"/>
        </m:oMathParaPr>
        <m:oMath>
          <w:ins w:id="3342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 w:bidi="ar-SA"/>
              </w:rPr>
              <m:t>=1.59</m:t>
            </m:r>
          </w:ins>
          <w:ins w:id="3343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×</m:t>
            </m:r>
          </w:ins>
          <w:ins w:id="3344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 w:bidi="ar-SA"/>
              </w:rPr>
              <m:t>1.2</m:t>
            </m:r>
          </w:ins>
          <w:ins w:id="3345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×</m:t>
            </m:r>
          </w:ins>
          <w:ins w:id="3346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 w:bidi="ar-SA"/>
              </w:rPr>
              <m:t>2.02</m:t>
            </m:r>
          </w:ins>
          <w:ins w:id="3347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bidi="ar-SA"/>
              </w:rPr>
              <m:t>×</m:t>
            </m:r>
          </w:ins>
          <w:ins w:id="3348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 w:bidi="ar-SA"/>
              </w:rPr>
              <m:t>0.8</m:t>
            </m:r>
          </w:ins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920" w:leftChars="800" w:firstLine="0" w:firstLineChars="0"/>
        <w:jc w:val="left"/>
        <w:textAlignment w:val="auto"/>
        <w:rPr>
          <w:ins w:id="3349" w:author="Administrator" w:date="2024-05-15T16:26:54Z"/>
          <w:rFonts w:hint="default" w:hAnsi="Cambria Math" w:cs="Times New Roman"/>
          <w:bCs/>
          <w:i w:val="0"/>
          <w:sz w:val="24"/>
          <w:szCs w:val="24"/>
          <w:lang w:val="en-US" w:eastAsia="zh-CN" w:bidi="ar-SA"/>
        </w:rPr>
      </w:pPr>
      <m:oMathPara>
        <m:oMathParaPr>
          <m:jc m:val="left"/>
        </m:oMathParaPr>
        <m:oMath>
          <w:ins w:id="3350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 w:bidi="ar-SA"/>
              </w:rPr>
              <m:t>=3.08kN/</m:t>
            </m:r>
          </w:ins>
          <m:sSup>
            <m:sSupPr>
              <m:ctrlPr>
                <w:ins w:id="3351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 w:bidi="ar-SA"/>
                  </w:rPr>
                </w:ins>
              </m:ctrlPr>
            </m:sSupPr>
            <m:e>
              <w:ins w:id="3352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 w:bidi="ar-SA"/>
                  </w:rPr>
                  <m:t>m</m:t>
                </m:r>
              </w:ins>
              <m:ctrlPr>
                <w:ins w:id="3353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 w:bidi="ar-SA"/>
                  </w:rPr>
                </w:ins>
              </m:ctrlPr>
            </m:e>
            <m:sup>
              <w:ins w:id="3354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 w:bidi="ar-SA"/>
                  </w:rPr>
                  <m:t>2</m:t>
                </m:r>
              </w:ins>
              <m:ctrlPr>
                <w:ins w:id="3355" w:author="Administrator" w:date="2024-05-15T16:26:54Z"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 w:bidi="ar-SA"/>
                  </w:rPr>
                </w:ins>
              </m:ctrlPr>
            </m:sup>
          </m:sSup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firstLine="480" w:firstLineChars="200"/>
        <w:jc w:val="both"/>
        <w:textAlignment w:val="auto"/>
        <w:rPr>
          <w:ins w:id="3356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ins w:id="3357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横梁负风压风荷载标准值计算如下(GB50009-2012 8.1.1-2)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440" w:leftChars="600" w:firstLine="0" w:firstLineChars="0"/>
        <w:jc w:val="both"/>
        <w:textAlignment w:val="auto"/>
        <w:rPr>
          <w:ins w:id="3358" w:author="Administrator" w:date="2024-05-15T16:26:54Z"/>
          <w:rFonts w:hint="default" w:hAnsi="Cambria Math" w:cs="Times New Roman"/>
          <w:bCs/>
          <w:i w:val="0"/>
          <w:sz w:val="24"/>
          <w:szCs w:val="24"/>
          <w:lang w:val="en-US" w:eastAsia="zh-CN"/>
        </w:rPr>
      </w:pPr>
      <m:oMathPara>
        <m:oMathParaPr>
          <m:jc m:val="left"/>
        </m:oMathParaPr>
        <m:oMath>
          <m:sSub>
            <m:sSubPr>
              <m:ctrlPr>
                <w:ins w:id="3359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/>
                  </w:rPr>
                </w:ins>
              </m:ctrlPr>
            </m:sSubPr>
            <m:e>
              <w:ins w:id="3360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W</m:t>
                </m:r>
              </w:ins>
              <m:ctrlPr>
                <w:ins w:id="3361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/>
                  </w:rPr>
                </w:ins>
              </m:ctrlPr>
            </m:e>
            <m:sub>
              <w:ins w:id="3362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kℎn</m:t>
                </m:r>
              </w:ins>
              <m:ctrlPr>
                <w:ins w:id="3363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/>
                  </w:rPr>
                </w:ins>
              </m:ctrlPr>
            </m:sub>
          </m:sSub>
          <w:ins w:id="3364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/>
              </w:rPr>
              <m:t>=</m:t>
            </m:r>
          </w:ins>
          <m:sSub>
            <m:sSubPr>
              <m:ctrlPr>
                <w:ins w:id="3365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SubPr>
            <m:e>
              <w:ins w:id="3366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/>
                  </w:rPr>
                  <m:t>β</m:t>
                </m:r>
              </w:ins>
              <m:ctrlPr>
                <w:ins w:id="3367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e>
            <m:sub>
              <w:ins w:id="3368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gz</m:t>
                </m:r>
              </w:ins>
              <m:ctrlPr>
                <w:ins w:id="3369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ub>
          </m:sSub>
          <m:sSub>
            <m:sSubPr>
              <m:ctrlPr>
                <w:ins w:id="3370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/>
                  </w:rPr>
                </w:ins>
              </m:ctrlPr>
            </m:sSubPr>
            <m:e>
              <w:ins w:id="3371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/>
                  </w:rPr>
                  <m:t>μ</m:t>
                </m:r>
              </w:ins>
              <m:ctrlPr>
                <w:ins w:id="3372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/>
                  </w:rPr>
                </w:ins>
              </m:ctrlPr>
            </m:e>
            <m:sub>
              <w:ins w:id="3373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sℎnl</m:t>
                </m:r>
              </w:ins>
              <m:ctrlPr>
                <w:ins w:id="3374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/>
                  </w:rPr>
                </w:ins>
              </m:ctrlPr>
            </m:sub>
          </m:sSub>
          <m:sSub>
            <m:sSubPr>
              <m:ctrlPr>
                <w:ins w:id="3375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/>
                  </w:rPr>
                </w:ins>
              </m:ctrlPr>
            </m:sSubPr>
            <m:e>
              <w:ins w:id="3376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/>
                  </w:rPr>
                  <m:t>μ</m:t>
                </m:r>
              </w:ins>
              <m:ctrlPr>
                <w:ins w:id="3377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/>
                  </w:rPr>
                </w:ins>
              </m:ctrlPr>
            </m:e>
            <m:sub>
              <w:ins w:id="3378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z</m:t>
                </m:r>
              </w:ins>
              <m:ctrlPr>
                <w:ins w:id="3379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/>
                  </w:rPr>
                </w:ins>
              </m:ctrlPr>
            </m:sub>
          </m:sSub>
          <m:sSub>
            <m:sSubPr>
              <m:ctrlPr>
                <w:ins w:id="3380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/>
                  </w:rPr>
                </w:ins>
              </m:ctrlPr>
            </m:sSubPr>
            <m:e>
              <w:ins w:id="3381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W</m:t>
                </m:r>
              </w:ins>
              <m:ctrlPr>
                <w:ins w:id="3382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/>
                  </w:rPr>
                </w:ins>
              </m:ctrlPr>
            </m:e>
            <m:sub>
              <w:ins w:id="3383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0</m:t>
                </m:r>
              </w:ins>
              <m:ctrlPr>
                <w:ins w:id="3384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/>
                  </w:rPr>
                </w:ins>
              </m:ctrlPr>
            </m:sub>
          </m:sSub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920" w:leftChars="800" w:firstLine="0" w:firstLineChars="0"/>
        <w:jc w:val="both"/>
        <w:textAlignment w:val="auto"/>
        <w:rPr>
          <w:ins w:id="3385" w:author="Administrator" w:date="2024-05-15T16:26:54Z"/>
          <w:rFonts w:hint="default" w:hAnsi="Cambria Math" w:cs="Times New Roman"/>
          <w:bCs/>
          <w:i w:val="0"/>
          <w:sz w:val="24"/>
          <w:szCs w:val="24"/>
          <w:vertAlign w:val="superscript"/>
          <w:lang w:val="en-US" w:eastAsia="zh-CN" w:bidi="ar-SA"/>
        </w:rPr>
      </w:pPr>
      <m:oMathPara>
        <m:oMathParaPr>
          <m:jc m:val="left"/>
        </m:oMathParaPr>
        <m:oMath>
          <w:ins w:id="3386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 w:bidi="ar-SA"/>
              </w:rPr>
              <m:t>=1.59</m:t>
            </m:r>
          </w:ins>
          <w:ins w:id="3387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bidi="ar-SA"/>
              </w:rPr>
              <m:t>×</m:t>
            </m:r>
          </w:ins>
          <w:ins w:id="3388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 w:bidi="ar-SA"/>
              </w:rPr>
              <m:t>(−1.2)</m:t>
            </m:r>
          </w:ins>
          <w:ins w:id="3389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bidi="ar-SA"/>
              </w:rPr>
              <m:t>×</m:t>
            </m:r>
          </w:ins>
          <w:ins w:id="3390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 w:bidi="ar-SA"/>
              </w:rPr>
              <m:t>2.02</m:t>
            </m:r>
          </w:ins>
          <w:ins w:id="3391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bidi="ar-SA"/>
              </w:rPr>
              <m:t>×</m:t>
            </m:r>
          </w:ins>
          <w:ins w:id="3392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 w:bidi="ar-SA"/>
              </w:rPr>
              <m:t>0.8</m:t>
            </m:r>
          </w:ins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920" w:leftChars="800" w:firstLine="0" w:firstLineChars="0"/>
        <w:jc w:val="both"/>
        <w:textAlignment w:val="auto"/>
        <w:rPr>
          <w:ins w:id="3393" w:author="Administrator" w:date="2024-05-15T16:26:54Z"/>
          <w:rFonts w:hint="default" w:hAnsi="Cambria Math" w:cs="Times New Roman"/>
          <w:bCs/>
          <w:i w:val="0"/>
          <w:sz w:val="24"/>
          <w:szCs w:val="24"/>
          <w:vertAlign w:val="superscript"/>
          <w:lang w:val="en-US" w:eastAsia="zh-CN" w:bidi="ar-SA"/>
        </w:rPr>
      </w:pPr>
      <m:oMathPara>
        <m:oMathParaPr>
          <m:jc m:val="left"/>
        </m:oMathParaPr>
        <m:oMath>
          <w:ins w:id="3394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 w:bidi="ar-SA"/>
              </w:rPr>
              <m:t>=−3.08kN/</m:t>
            </m:r>
          </w:ins>
          <m:sSup>
            <m:sSupPr>
              <m:ctrlPr>
                <w:ins w:id="3395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vertAlign w:val="superscript"/>
                    <w:lang w:val="en-US" w:eastAsia="zh-CN" w:bidi="ar-SA"/>
                  </w:rPr>
                </w:ins>
              </m:ctrlPr>
            </m:sSupPr>
            <m:e>
              <w:ins w:id="3396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 w:bidi="ar-SA"/>
                  </w:rPr>
                  <m:t>m</m:t>
                </m:r>
              </w:ins>
              <m:ctrlPr>
                <w:ins w:id="3397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vertAlign w:val="superscript"/>
                    <w:lang w:val="en-US" w:eastAsia="zh-CN" w:bidi="ar-SA"/>
                  </w:rPr>
                </w:ins>
              </m:ctrlPr>
            </m:e>
            <m:sup>
              <w:ins w:id="3398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 w:bidi="ar-SA"/>
                  </w:rPr>
                  <m:t>2</m:t>
                </m:r>
              </w:ins>
              <m:ctrlPr>
                <w:ins w:id="3399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vertAlign w:val="superscript"/>
                    <w:lang w:val="en-US" w:eastAsia="zh-CN" w:bidi="ar-SA"/>
                  </w:rPr>
                </w:ins>
              </m:ctrlPr>
            </m:sup>
          </m:sSup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2" w:firstLineChars="200"/>
        <w:jc w:val="left"/>
        <w:textAlignment w:val="auto"/>
        <w:outlineLvl w:val="9"/>
        <w:rPr>
          <w:ins w:id="3400" w:author="Administrator" w:date="2024-05-15T16:26:54Z"/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</w:pPr>
      <w:ins w:id="3401" w:author="Administrator" w:date="2024-05-15T16:26:54Z">
        <w:r>
          <w:rPr>
            <w:rFonts w:hint="eastAsia" w:ascii="Times New Roman" w:hAnsi="Times New Roman" w:cs="Times New Roman"/>
            <w:b/>
            <w:bCs w:val="0"/>
            <w:sz w:val="24"/>
            <w:szCs w:val="24"/>
            <w:lang w:val="en-US" w:eastAsia="zh-CN"/>
          </w:rPr>
          <w:t>4</w:t>
        </w:r>
      </w:ins>
      <w:ins w:id="3402" w:author="Administrator" w:date="2024-05-15T16:26:54Z">
        <w:r>
          <w:rPr>
            <w:rFonts w:hint="default" w:ascii="Times New Roman" w:hAnsi="Times New Roman" w:cs="Times New Roman"/>
            <w:b/>
            <w:bCs w:val="0"/>
            <w:sz w:val="24"/>
            <w:szCs w:val="24"/>
            <w:lang w:val="en-US" w:eastAsia="zh-CN"/>
          </w:rPr>
          <w:t>.风荷载设计值计算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ins w:id="3403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ins w:id="3404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W:风荷载设计值:</w:t>
        </w:r>
      </w:ins>
      <w:ins w:id="3405" w:author="Administrator" w:date="2024-05-15T16:26:54Z">
        <w:r>
          <w:rPr>
            <w:rFonts w:hint="eastAsia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3.08</w:t>
        </w:r>
      </w:ins>
      <w:ins w:id="3406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kN/m</w:t>
        </w:r>
      </w:ins>
      <w:ins w:id="3407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vertAlign w:val="superscript"/>
            <w:lang w:val="en-US" w:eastAsia="zh-CN"/>
          </w:rPr>
          <w:t>2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ins w:id="3408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ins w:id="3409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Y</w:t>
        </w:r>
      </w:ins>
      <w:ins w:id="3410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vertAlign w:val="subscript"/>
            <w:lang w:val="en-US" w:eastAsia="zh-CN"/>
          </w:rPr>
          <w:t>w</w:t>
        </w:r>
      </w:ins>
      <w:ins w:id="3411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:风荷载作用效应的分项系数:1.4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ins w:id="3412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ins w:id="3413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按《玻璃幕墙工程技术规范》JGJ 102-2003 5.4.2条规定</w:t>
        </w:r>
      </w:ins>
      <w:ins w:id="3414" w:author="Administrator" w:date="2024-05-15T16:26:54Z">
        <w:r>
          <w:rPr>
            <w:rFonts w:hint="eastAsia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，</w:t>
        </w:r>
      </w:ins>
      <w:ins w:id="3415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采用面板风荷载作用计算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440" w:leftChars="600" w:firstLine="0" w:firstLineChars="0"/>
        <w:jc w:val="both"/>
        <w:textAlignment w:val="auto"/>
        <w:rPr>
          <w:ins w:id="3416" w:author="Administrator" w:date="2024-05-15T16:26:54Z"/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</w:pPr>
      <m:oMathPara>
        <m:oMathParaPr>
          <m:jc m:val="left"/>
        </m:oMathParaPr>
        <m:oMath>
          <m:sSub>
            <m:sSubPr>
              <m:ctrlPr>
                <w:ins w:id="3417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sSubPr>
            <m:e>
              <w:ins w:id="3418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W</m:t>
                </m:r>
              </w:ins>
              <m:ctrlPr>
                <w:ins w:id="3419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e>
            <m:sub>
              <w:ins w:id="3420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p</m:t>
                </m:r>
              </w:ins>
              <m:ctrlPr>
                <w:ins w:id="3421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sub>
          </m:sSub>
          <w:ins w:id="3422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/>
              </w:rPr>
              <m:t>=</m:t>
            </m:r>
          </w:ins>
          <m:sSub>
            <m:sSubPr>
              <m:ctrlPr>
                <w:ins w:id="3423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sSubPr>
            <m:e>
              <w:ins w:id="3424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Y</m:t>
                </m:r>
              </w:ins>
              <m:ctrlPr>
                <w:ins w:id="3425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e>
            <m:sub>
              <w:ins w:id="3426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w</m:t>
                </m:r>
              </w:ins>
              <m:ctrlPr>
                <w:ins w:id="3427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sub>
          </m:sSub>
          <w:ins w:id="3428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/>
              </w:rPr>
              <m:t>×</m:t>
            </m:r>
          </w:ins>
          <m:sSub>
            <m:sSubPr>
              <m:ctrlPr>
                <w:ins w:id="3429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sSubPr>
            <m:e>
              <w:ins w:id="3430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W</m:t>
                </m:r>
              </w:ins>
              <m:ctrlPr>
                <w:ins w:id="3431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e>
            <m:sub>
              <w:ins w:id="3432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kp</m:t>
                </m:r>
              </w:ins>
              <m:ctrlPr>
                <w:ins w:id="3433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sub>
          </m:sSub>
          <w:ins w:id="3434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/>
              </w:rPr>
              <m:t>=1.4</m:t>
            </m:r>
          </w:ins>
          <w:ins w:id="3435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/>
              </w:rPr>
              <m:t>×</m:t>
            </m:r>
          </w:ins>
          <w:ins w:id="3436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/>
              </w:rPr>
              <m:t>3.08=4.31kN/</m:t>
            </m:r>
          </w:ins>
          <m:sSup>
            <m:sSupPr>
              <m:ctrlPr>
                <w:ins w:id="3437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sSupPr>
            <m:e>
              <w:ins w:id="3438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m</m:t>
                </m:r>
              </w:ins>
              <m:ctrlPr>
                <w:ins w:id="3439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e>
            <m:sup>
              <w:ins w:id="3440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2</m:t>
                </m:r>
              </w:ins>
              <m:ctrlPr>
                <w:ins w:id="3441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sup>
          </m:sSup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440" w:leftChars="600" w:firstLine="0" w:firstLineChars="0"/>
        <w:jc w:val="both"/>
        <w:textAlignment w:val="auto"/>
        <w:rPr>
          <w:ins w:id="3442" w:author="Administrator" w:date="2024-05-15T16:26:54Z"/>
          <w:rFonts w:hint="default" w:ascii="Times New Roman" w:hAnsi="Times New Roman" w:eastAsia="宋体" w:cs="Times New Roman"/>
          <w:b w:val="0"/>
          <w:bCs/>
          <w:sz w:val="24"/>
          <w:szCs w:val="24"/>
          <w:vertAlign w:val="superscript"/>
          <w:lang w:val="en-US" w:eastAsia="zh-CN"/>
        </w:rPr>
      </w:pPr>
      <m:oMathPara>
        <m:oMathParaPr>
          <m:jc m:val="left"/>
        </m:oMathParaPr>
        <m:oMath>
          <m:sSub>
            <m:sSubPr>
              <m:ctrlPr>
                <w:ins w:id="3443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sSubPr>
            <m:e>
              <w:ins w:id="3444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W</m:t>
                </m:r>
              </w:ins>
              <m:ctrlPr>
                <w:ins w:id="3445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e>
            <m:sub>
              <w:ins w:id="3446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n</m:t>
                </m:r>
              </w:ins>
              <m:ctrlPr>
                <w:ins w:id="3447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sub>
          </m:sSub>
          <w:ins w:id="3448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/>
              </w:rPr>
              <m:t>=</m:t>
            </m:r>
          </w:ins>
          <m:sSub>
            <m:sSubPr>
              <m:ctrlPr>
                <w:ins w:id="3449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sSubPr>
            <m:e>
              <w:ins w:id="3450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Y</m:t>
                </m:r>
              </w:ins>
              <m:ctrlPr>
                <w:ins w:id="3451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e>
            <m:sub>
              <w:ins w:id="3452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w</m:t>
                </m:r>
              </w:ins>
              <m:ctrlPr>
                <w:ins w:id="3453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sub>
          </m:sSub>
          <w:ins w:id="3454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/>
              </w:rPr>
              <m:t>×</m:t>
            </m:r>
          </w:ins>
          <m:sSub>
            <m:sSubPr>
              <m:ctrlPr>
                <w:ins w:id="3455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sSubPr>
            <m:e>
              <w:ins w:id="3456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W</m:t>
                </m:r>
              </w:ins>
              <m:ctrlPr>
                <w:ins w:id="3457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e>
            <m:sub>
              <w:ins w:id="3458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kn</m:t>
                </m:r>
              </w:ins>
              <m:ctrlPr>
                <w:ins w:id="3459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sub>
          </m:sSub>
          <w:ins w:id="3460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/>
              </w:rPr>
              <m:t>=1.4</m:t>
            </m:r>
          </w:ins>
          <w:ins w:id="3461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/>
              </w:rPr>
              <m:t>×</m:t>
            </m:r>
          </w:ins>
          <w:ins w:id="3462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/>
              </w:rPr>
              <m:t>(−3.08)=−4.31kN/</m:t>
            </m:r>
          </w:ins>
          <m:sSup>
            <m:sSupPr>
              <m:ctrlPr>
                <w:ins w:id="3463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sSupPr>
            <m:e>
              <w:ins w:id="3464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m</m:t>
                </m:r>
              </w:ins>
              <m:ctrlPr>
                <w:ins w:id="3465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e>
            <m:sup>
              <w:ins w:id="3466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2</m:t>
                </m:r>
              </w:ins>
              <m:ctrlPr>
                <w:ins w:id="3467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sup>
          </m:sSup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ins w:id="3468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ins w:id="3469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立柱风荷载作用计算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440" w:leftChars="600" w:firstLine="0" w:firstLineChars="0"/>
        <w:jc w:val="both"/>
        <w:textAlignment w:val="auto"/>
        <w:rPr>
          <w:ins w:id="3470" w:author="Administrator" w:date="2024-05-15T16:26:54Z"/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</w:pPr>
      <m:oMathPara>
        <m:oMathParaPr>
          <m:jc m:val="left"/>
        </m:oMathParaPr>
        <m:oMath>
          <m:sSub>
            <m:sSubPr>
              <m:ctrlPr>
                <w:ins w:id="3471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sSubPr>
            <m:e>
              <w:ins w:id="3472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W</m:t>
                </m:r>
              </w:ins>
              <m:ctrlPr>
                <w:ins w:id="3473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e>
            <m:sub>
              <w:ins w:id="3474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vp</m:t>
                </m:r>
              </w:ins>
              <m:ctrlPr>
                <w:ins w:id="3475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sub>
          </m:sSub>
          <w:ins w:id="3476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/>
              </w:rPr>
              <m:t>=</m:t>
            </m:r>
          </w:ins>
          <m:sSub>
            <m:sSubPr>
              <m:ctrlPr>
                <w:ins w:id="3477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sSubPr>
            <m:e>
              <w:ins w:id="3478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Y</m:t>
                </m:r>
              </w:ins>
              <m:ctrlPr>
                <w:ins w:id="3479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e>
            <m:sub>
              <w:ins w:id="3480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w</m:t>
                </m:r>
              </w:ins>
              <m:ctrlPr>
                <w:ins w:id="3481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sub>
          </m:sSub>
          <w:ins w:id="3482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/>
              </w:rPr>
              <m:t>×</m:t>
            </m:r>
          </w:ins>
          <m:sSub>
            <m:sSubPr>
              <m:ctrlPr>
                <w:ins w:id="3483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sSubPr>
            <m:e>
              <w:ins w:id="3484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W</m:t>
                </m:r>
              </w:ins>
              <m:ctrlPr>
                <w:ins w:id="3485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e>
            <m:sub>
              <w:ins w:id="3486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kvp</m:t>
                </m:r>
              </w:ins>
              <m:ctrlPr>
                <w:ins w:id="3487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sub>
          </m:sSub>
          <w:ins w:id="3488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/>
              </w:rPr>
              <m:t>=1.4</m:t>
            </m:r>
          </w:ins>
          <w:ins w:id="3489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/>
              </w:rPr>
              <m:t>×</m:t>
            </m:r>
          </w:ins>
          <w:ins w:id="3490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/>
              </w:rPr>
              <m:t>3.08=4.31kN/</m:t>
            </m:r>
          </w:ins>
          <m:sSup>
            <m:sSupPr>
              <m:ctrlPr>
                <w:ins w:id="3491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sSupPr>
            <m:e>
              <w:ins w:id="3492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m</m:t>
                </m:r>
              </w:ins>
              <m:ctrlPr>
                <w:ins w:id="3493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e>
            <m:sup>
              <w:ins w:id="3494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2</m:t>
                </m:r>
              </w:ins>
              <m:ctrlPr>
                <w:ins w:id="3495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sup>
          </m:sSup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440" w:leftChars="600" w:firstLine="0" w:firstLineChars="0"/>
        <w:jc w:val="both"/>
        <w:textAlignment w:val="auto"/>
        <w:rPr>
          <w:ins w:id="3496" w:author="Administrator" w:date="2024-05-15T16:26:54Z"/>
          <w:rFonts w:hint="default" w:ascii="Times New Roman" w:hAnsi="Times New Roman" w:eastAsia="宋体" w:cs="Times New Roman"/>
          <w:b w:val="0"/>
          <w:bCs/>
          <w:sz w:val="24"/>
          <w:szCs w:val="24"/>
          <w:vertAlign w:val="superscript"/>
          <w:lang w:val="en-US" w:eastAsia="zh-CN"/>
        </w:rPr>
      </w:pPr>
      <m:oMathPara>
        <m:oMathParaPr>
          <m:jc m:val="left"/>
        </m:oMathParaPr>
        <m:oMath>
          <m:sSub>
            <m:sSubPr>
              <m:ctrlPr>
                <w:ins w:id="3497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sSubPr>
            <m:e>
              <w:ins w:id="3498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W</m:t>
                </m:r>
              </w:ins>
              <m:ctrlPr>
                <w:ins w:id="3499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e>
            <m:sub>
              <w:ins w:id="3500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vn</m:t>
                </m:r>
              </w:ins>
              <m:ctrlPr>
                <w:ins w:id="3501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sub>
          </m:sSub>
          <w:ins w:id="3502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/>
              </w:rPr>
              <m:t>=</m:t>
            </m:r>
          </w:ins>
          <m:sSub>
            <m:sSubPr>
              <m:ctrlPr>
                <w:ins w:id="3503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sSubPr>
            <m:e>
              <w:ins w:id="3504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Y</m:t>
                </m:r>
              </w:ins>
              <m:ctrlPr>
                <w:ins w:id="3505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e>
            <m:sub>
              <w:ins w:id="3506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w</m:t>
                </m:r>
              </w:ins>
              <m:ctrlPr>
                <w:ins w:id="3507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sub>
          </m:sSub>
          <w:ins w:id="3508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/>
              </w:rPr>
              <m:t>×</m:t>
            </m:r>
          </w:ins>
          <m:sSub>
            <m:sSubPr>
              <m:ctrlPr>
                <w:ins w:id="3509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sSubPr>
            <m:e>
              <w:ins w:id="3510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W</m:t>
                </m:r>
              </w:ins>
              <m:ctrlPr>
                <w:ins w:id="3511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e>
            <m:sub>
              <w:ins w:id="3512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kvn</m:t>
                </m:r>
              </w:ins>
              <m:ctrlPr>
                <w:ins w:id="3513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sub>
          </m:sSub>
          <w:ins w:id="3514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/>
              </w:rPr>
              <m:t>=1.4</m:t>
            </m:r>
          </w:ins>
          <w:ins w:id="3515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/>
              </w:rPr>
              <m:t>×</m:t>
            </m:r>
          </w:ins>
          <w:ins w:id="3516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/>
              </w:rPr>
              <m:t>(−3.08)=−4.31kN/</m:t>
            </m:r>
          </w:ins>
          <m:sSup>
            <m:sSupPr>
              <m:ctrlPr>
                <w:ins w:id="3517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sSupPr>
            <m:e>
              <w:ins w:id="3518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m</m:t>
                </m:r>
              </w:ins>
              <m:ctrlPr>
                <w:ins w:id="3519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e>
            <m:sup>
              <w:ins w:id="3520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2</m:t>
                </m:r>
              </w:ins>
              <m:ctrlPr>
                <w:ins w:id="3521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sup>
          </m:sSup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ins w:id="3522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ins w:id="3523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横梁风荷载作用计算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440" w:leftChars="600" w:firstLine="0" w:firstLineChars="0"/>
        <w:jc w:val="both"/>
        <w:textAlignment w:val="auto"/>
        <w:rPr>
          <w:ins w:id="3524" w:author="Administrator" w:date="2024-05-15T16:26:54Z"/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</w:pPr>
      <m:oMathPara>
        <m:oMathParaPr>
          <m:jc m:val="left"/>
        </m:oMathParaPr>
        <m:oMath>
          <m:sSub>
            <m:sSubPr>
              <m:ctrlPr>
                <w:ins w:id="3525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sSubPr>
            <m:e>
              <w:ins w:id="3526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W</m:t>
                </m:r>
              </w:ins>
              <m:ctrlPr>
                <w:ins w:id="3527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e>
            <m:sub>
              <w:ins w:id="3528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ℎp</m:t>
                </m:r>
              </w:ins>
              <m:ctrlPr>
                <w:ins w:id="3529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sub>
          </m:sSub>
          <w:ins w:id="3530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/>
              </w:rPr>
              <m:t>=</m:t>
            </m:r>
          </w:ins>
          <m:sSub>
            <m:sSubPr>
              <m:ctrlPr>
                <w:ins w:id="3531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sSubPr>
            <m:e>
              <w:ins w:id="3532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Y</m:t>
                </m:r>
              </w:ins>
              <m:ctrlPr>
                <w:ins w:id="3533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e>
            <m:sub>
              <w:ins w:id="3534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w</m:t>
                </m:r>
              </w:ins>
              <m:ctrlPr>
                <w:ins w:id="3535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sub>
          </m:sSub>
          <w:ins w:id="3536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/>
              </w:rPr>
              <m:t>×</m:t>
            </m:r>
          </w:ins>
          <m:sSub>
            <m:sSubPr>
              <m:ctrlPr>
                <w:ins w:id="3537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sSubPr>
            <m:e>
              <w:ins w:id="3538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W</m:t>
                </m:r>
              </w:ins>
              <m:ctrlPr>
                <w:ins w:id="3539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e>
            <m:sub>
              <w:ins w:id="3540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kℎp</m:t>
                </m:r>
              </w:ins>
              <m:ctrlPr>
                <w:ins w:id="3541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sub>
          </m:sSub>
          <w:ins w:id="3542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/>
              </w:rPr>
              <m:t>=1.4</m:t>
            </m:r>
          </w:ins>
          <w:ins w:id="3543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/>
              </w:rPr>
              <m:t>×</m:t>
            </m:r>
          </w:ins>
          <w:ins w:id="3544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/>
              </w:rPr>
              <m:t>3.08=4.31kN/</m:t>
            </m:r>
          </w:ins>
          <m:sSup>
            <m:sSupPr>
              <m:ctrlPr>
                <w:ins w:id="3545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sSupPr>
            <m:e>
              <w:ins w:id="3546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m</m:t>
                </m:r>
              </w:ins>
              <m:ctrlPr>
                <w:ins w:id="3547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e>
            <m:sup>
              <w:ins w:id="3548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2</m:t>
                </m:r>
              </w:ins>
              <m:ctrlPr>
                <w:ins w:id="3549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sup>
          </m:sSup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440" w:leftChars="600" w:firstLine="0" w:firstLineChars="0"/>
        <w:jc w:val="both"/>
        <w:textAlignment w:val="auto"/>
        <w:rPr>
          <w:ins w:id="3550" w:author="Administrator" w:date="2024-05-15T16:26:54Z"/>
          <w:rFonts w:hint="default" w:ascii="Times New Roman" w:hAnsi="Times New Roman" w:eastAsia="宋体" w:cs="Times New Roman"/>
          <w:b w:val="0"/>
          <w:bCs/>
          <w:sz w:val="24"/>
          <w:szCs w:val="24"/>
          <w:vertAlign w:val="superscript"/>
          <w:lang w:val="en-US" w:eastAsia="zh-CN"/>
        </w:rPr>
      </w:pPr>
      <m:oMathPara>
        <m:oMathParaPr>
          <m:jc m:val="left"/>
        </m:oMathParaPr>
        <m:oMath>
          <m:sSub>
            <m:sSubPr>
              <m:ctrlPr>
                <w:ins w:id="3551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sSubPr>
            <m:e>
              <w:ins w:id="3552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W</m:t>
                </m:r>
              </w:ins>
              <m:ctrlPr>
                <w:ins w:id="3553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e>
            <m:sub>
              <w:ins w:id="3554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ℎn</m:t>
                </m:r>
              </w:ins>
              <m:ctrlPr>
                <w:ins w:id="3555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sub>
          </m:sSub>
          <w:ins w:id="3556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/>
              </w:rPr>
              <m:t>=</m:t>
            </m:r>
          </w:ins>
          <m:sSub>
            <m:sSubPr>
              <m:ctrlPr>
                <w:ins w:id="3557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sSubPr>
            <m:e>
              <w:ins w:id="3558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Y</m:t>
                </m:r>
              </w:ins>
              <m:ctrlPr>
                <w:ins w:id="3559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e>
            <m:sub>
              <w:ins w:id="3560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w</m:t>
                </m:r>
              </w:ins>
              <m:ctrlPr>
                <w:ins w:id="3561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sub>
          </m:sSub>
          <w:ins w:id="3562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/>
              </w:rPr>
              <m:t>×</m:t>
            </m:r>
          </w:ins>
          <m:sSub>
            <m:sSubPr>
              <m:ctrlPr>
                <w:ins w:id="3563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sSubPr>
            <m:e>
              <w:ins w:id="3564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W</m:t>
                </m:r>
              </w:ins>
              <m:ctrlPr>
                <w:ins w:id="3565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e>
            <m:sub>
              <w:ins w:id="3566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kℎn</m:t>
                </m:r>
              </w:ins>
              <m:ctrlPr>
                <w:ins w:id="3567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/>
                  </w:rPr>
                </w:ins>
              </m:ctrlPr>
            </m:sub>
          </m:sSub>
          <w:ins w:id="3568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/>
              </w:rPr>
              <m:t>=1.4</m:t>
            </m:r>
          </w:ins>
          <w:ins w:id="3569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/>
              </w:rPr>
              <m:t>×</m:t>
            </m:r>
          </w:ins>
          <w:ins w:id="3570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/>
              </w:rPr>
              <m:t>(−3.08)=−4.31kN/</m:t>
            </m:r>
          </w:ins>
          <m:sSup>
            <m:sSupPr>
              <m:ctrlPr>
                <w:ins w:id="3571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sSupPr>
            <m:e>
              <w:ins w:id="3572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m</m:t>
                </m:r>
              </w:ins>
              <m:ctrlPr>
                <w:ins w:id="3573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e>
            <m:sup>
              <w:ins w:id="3574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/>
                  </w:rPr>
                  <m:t>2</m:t>
                </m:r>
              </w:ins>
              <m:ctrlPr>
                <w:ins w:id="3575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vertAlign w:val="superscript"/>
                    <w:lang w:val="en-US" w:eastAsia="zh-CN"/>
                  </w:rPr>
                </w:ins>
              </m:ctrlPr>
            </m:sup>
          </m:sSup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482" w:firstLineChars="200"/>
        <w:jc w:val="both"/>
        <w:textAlignment w:val="auto"/>
        <w:outlineLvl w:val="9"/>
        <w:rPr>
          <w:ins w:id="3576" w:author="Administrator" w:date="2024-05-15T16:26:54Z"/>
          <w:rFonts w:hint="default" w:ascii="Times New Roman" w:hAnsi="Times New Roman" w:cs="Times New Roman"/>
          <w:b/>
          <w:bCs w:val="0"/>
          <w:sz w:val="24"/>
          <w:szCs w:val="24"/>
          <w:highlight w:val="none"/>
          <w:lang w:val="en-US" w:eastAsia="zh-CN"/>
        </w:rPr>
      </w:pPr>
      <w:ins w:id="3577" w:author="Administrator" w:date="2024-05-15T16:26:54Z">
        <w:r>
          <w:rPr>
            <w:rFonts w:hint="eastAsia" w:ascii="Times New Roman" w:hAnsi="Times New Roman" w:cs="Times New Roman"/>
            <w:b/>
            <w:bCs w:val="0"/>
            <w:sz w:val="24"/>
            <w:szCs w:val="24"/>
            <w:highlight w:val="none"/>
            <w:lang w:val="en-US" w:eastAsia="zh-CN"/>
          </w:rPr>
          <w:t>5</w:t>
        </w:r>
      </w:ins>
      <w:ins w:id="3578" w:author="Administrator" w:date="2024-05-15T16:26:54Z">
        <w:r>
          <w:rPr>
            <w:rFonts w:hint="default" w:ascii="Times New Roman" w:hAnsi="Times New Roman" w:cs="Times New Roman"/>
            <w:b/>
            <w:bCs w:val="0"/>
            <w:sz w:val="24"/>
            <w:szCs w:val="24"/>
            <w:highlight w:val="none"/>
            <w:lang w:val="en-US" w:eastAsia="zh-CN"/>
          </w:rPr>
          <w:t>.水平地震作用计算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480" w:firstLineChars="200"/>
        <w:jc w:val="both"/>
        <w:textAlignment w:val="auto"/>
        <w:rPr>
          <w:ins w:id="3579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ins w:id="3580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G</w:t>
        </w:r>
      </w:ins>
      <w:ins w:id="3581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vertAlign w:val="subscript"/>
            <w:lang w:val="en-US" w:eastAsia="zh-CN"/>
          </w:rPr>
          <w:t>AK</w:t>
        </w:r>
      </w:ins>
      <w:ins w:id="3582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:面板平米重量</w:t>
        </w:r>
      </w:ins>
      <w:ins w:id="3583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highlight w:val="none"/>
            <w:lang w:val="en-US" w:eastAsia="zh-CN"/>
          </w:rPr>
          <w:t>取</w:t>
        </w:r>
      </w:ins>
      <w:ins w:id="3584" w:author="Administrator" w:date="2024-05-15T16:26:54Z">
        <w:r>
          <w:rPr>
            <w:rFonts w:hint="eastAsia" w:ascii="Times New Roman" w:hAnsi="Times New Roman" w:cs="Times New Roman"/>
            <w:b w:val="0"/>
            <w:bCs/>
            <w:sz w:val="24"/>
            <w:szCs w:val="24"/>
            <w:highlight w:val="none"/>
            <w:lang w:val="en-US" w:eastAsia="zh-CN"/>
          </w:rPr>
          <w:t>0.461</w:t>
        </w:r>
      </w:ins>
      <w:ins w:id="3585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highlight w:val="none"/>
            <w:lang w:val="en-US" w:eastAsia="zh-CN"/>
          </w:rPr>
          <w:t>k</w:t>
        </w:r>
      </w:ins>
      <w:ins w:id="3586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N/m</w:t>
        </w:r>
      </w:ins>
      <w:ins w:id="3587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vertAlign w:val="superscript"/>
            <w:lang w:val="en-US" w:eastAsia="zh-CN"/>
          </w:rPr>
          <w:t>2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480" w:firstLineChars="200"/>
        <w:jc w:val="both"/>
        <w:textAlignment w:val="auto"/>
        <w:rPr>
          <w:ins w:id="3588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ins w:id="3589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α</w:t>
        </w:r>
      </w:ins>
      <w:ins w:id="3590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vertAlign w:val="subscript"/>
            <w:lang w:val="en-US" w:eastAsia="zh-CN"/>
          </w:rPr>
          <w:t>max</w:t>
        </w:r>
      </w:ins>
      <w:ins w:id="3591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:水平地震影响系数最大值:0.08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480" w:firstLineChars="200"/>
        <w:jc w:val="both"/>
        <w:textAlignment w:val="auto"/>
        <w:rPr>
          <w:ins w:id="3592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m:oMath>
        <m:sSub>
          <m:sSubPr>
            <m:ctrlPr>
              <w:ins w:id="3593" w:author="Administrator" w:date="2024-05-15T16:26:54Z">
                <w:rPr>
                  <w:rFonts w:hint="default" w:ascii="Cambria Math" w:hAnsi="Cambria Math" w:cs="Times New Roman"/>
                  <w:b w:val="0"/>
                  <w:i w:val="0"/>
                  <w:sz w:val="24"/>
                  <w:szCs w:val="24"/>
                  <w:lang w:val="en-US" w:eastAsia="zh-CN" w:bidi="ar-SA"/>
                </w:rPr>
              </w:ins>
            </m:ctrlPr>
          </m:sSubPr>
          <m:e>
            <w:ins w:id="3594" w:author="Administrator" w:date="2024-05-15T16:26:54Z"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4"/>
                  <w:szCs w:val="24"/>
                  <w:lang w:val="en-US" w:eastAsia="zh-CN" w:bidi="ar-SA"/>
                </w:rPr>
                <m:t>q</m:t>
              </m:r>
            </w:ins>
            <m:ctrlPr>
              <w:ins w:id="3595" w:author="Administrator" w:date="2024-05-15T16:26:54Z">
                <w:rPr>
                  <w:rFonts w:hint="default" w:ascii="Cambria Math" w:hAnsi="Cambria Math" w:cs="Times New Roman"/>
                  <w:b w:val="0"/>
                  <w:i w:val="0"/>
                  <w:sz w:val="24"/>
                  <w:szCs w:val="24"/>
                  <w:lang w:val="en-US" w:eastAsia="zh-CN" w:bidi="ar-SA"/>
                </w:rPr>
              </w:ins>
            </m:ctrlPr>
          </m:e>
          <m:sub>
            <w:ins w:id="3596" w:author="Administrator" w:date="2024-05-15T16:26:54Z"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4"/>
                  <w:szCs w:val="24"/>
                  <w:lang w:val="en-US" w:eastAsia="zh-CN" w:bidi="ar-SA"/>
                </w:rPr>
                <m:t>Ek</m:t>
              </m:r>
            </w:ins>
            <m:ctrlPr>
              <w:ins w:id="3597" w:author="Administrator" w:date="2024-05-15T16:26:54Z">
                <w:rPr>
                  <w:rFonts w:hint="default" w:ascii="Cambria Math" w:hAnsi="Cambria Math" w:cs="Times New Roman"/>
                  <w:b w:val="0"/>
                  <w:i w:val="0"/>
                  <w:sz w:val="24"/>
                  <w:szCs w:val="24"/>
                  <w:lang w:val="en-US" w:eastAsia="zh-CN" w:bidi="ar-SA"/>
                </w:rPr>
              </w:ins>
            </m:ctrlPr>
          </m:sub>
        </m:sSub>
      </m:oMath>
      <w:ins w:id="3598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:分布水平地震作用标准值(k</w:t>
        </w:r>
      </w:ins>
      <w:ins w:id="3599" w:author="Administrator" w:date="2024-05-15T16:26:54Z">
        <w:r>
          <w:rPr>
            <w:rFonts w:hint="eastAsia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N</w:t>
        </w:r>
      </w:ins>
      <w:ins w:id="3600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/m</w:t>
        </w:r>
      </w:ins>
      <w:ins w:id="3601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vertAlign w:val="superscript"/>
            <w:lang w:val="en-US" w:eastAsia="zh-CN"/>
          </w:rPr>
          <w:t>2</w:t>
        </w:r>
      </w:ins>
      <w:ins w:id="3602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)(JGJ102-2003 5.3.4)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440" w:leftChars="600" w:firstLine="0" w:firstLineChars="0"/>
        <w:jc w:val="both"/>
        <w:textAlignment w:val="auto"/>
        <w:rPr>
          <w:ins w:id="3603" w:author="Administrator" w:date="2024-05-15T16:26:54Z"/>
          <w:rFonts w:hint="default" w:ascii="Times New Roman" w:hAnsi="Times New Roman" w:eastAsia="宋体" w:cs="Times New Roman"/>
          <w:b w:val="0"/>
          <w:bCs/>
          <w:sz w:val="24"/>
          <w:szCs w:val="24"/>
          <w:lang w:val="en-US" w:eastAsia="zh-CN"/>
        </w:rPr>
      </w:pPr>
      <m:oMathPara>
        <m:oMathParaPr>
          <m:jc m:val="left"/>
        </m:oMathParaPr>
        <m:oMath>
          <m:sSub>
            <m:sSubPr>
              <m:ctrlPr>
                <w:ins w:id="3604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SubPr>
            <m:e>
              <w:ins w:id="3605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q</m:t>
                </m:r>
              </w:ins>
              <m:ctrlPr>
                <w:ins w:id="3606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e>
            <m:sub>
              <w:ins w:id="3607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Ek</m:t>
                </m:r>
              </w:ins>
              <m:ctrlPr>
                <w:ins w:id="3608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sub>
          </m:sSub>
          <w:ins w:id="3609" w:author="Administrator" w:date="2024-05-15T16:26:54Z"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en-US" w:eastAsia="zh-CN"/>
              </w:rPr>
              <m:t>=</m:t>
            </m:r>
          </w:ins>
          <m:sSub>
            <m:sSubPr>
              <m:ctrlPr>
                <w:ins w:id="3610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 w:eastAsia="zh-CN"/>
                  </w:rPr>
                </w:ins>
              </m:ctrlPr>
            </m:sSubPr>
            <m:e>
              <w:ins w:id="3611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/>
                  </w:rPr>
                  <m:t>β</m:t>
                </m:r>
              </w:ins>
              <m:ctrlPr>
                <w:ins w:id="3612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 w:eastAsia="zh-CN"/>
                  </w:rPr>
                </w:ins>
              </m:ctrlPr>
            </m:e>
            <m:sub>
              <w:ins w:id="3613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E</m:t>
                </m:r>
              </w:ins>
              <m:ctrlPr>
                <w:ins w:id="3614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 w:eastAsia="zh-CN"/>
                  </w:rPr>
                </w:ins>
              </m:ctrlPr>
            </m:sub>
          </m:sSub>
          <m:sSub>
            <m:sSubPr>
              <m:ctrlPr>
                <w:ins w:id="3615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 w:eastAsia="zh-CN"/>
                  </w:rPr>
                </w:ins>
              </m:ctrlPr>
            </m:sSubPr>
            <m:e>
              <w:ins w:id="3616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/>
                  </w:rPr>
                  <m:t>α</m:t>
                </m:r>
              </w:ins>
              <m:ctrlPr>
                <w:ins w:id="3617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 w:eastAsia="zh-CN"/>
                  </w:rPr>
                </w:ins>
              </m:ctrlPr>
            </m:e>
            <m:sub>
              <w:ins w:id="3618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max</m:t>
                </m:r>
              </w:ins>
              <m:ctrlPr>
                <w:ins w:id="3619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 w:eastAsia="zh-CN"/>
                  </w:rPr>
                </w:ins>
              </m:ctrlPr>
            </m:sub>
          </m:sSub>
          <m:sSub>
            <m:sSubPr>
              <m:ctrlPr>
                <w:ins w:id="3620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 w:eastAsia="zh-CN"/>
                  </w:rPr>
                </w:ins>
              </m:ctrlPr>
            </m:sSubPr>
            <m:e>
              <w:ins w:id="3621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G</m:t>
                </m:r>
              </w:ins>
              <m:ctrlPr>
                <w:ins w:id="3622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 w:eastAsia="zh-CN"/>
                  </w:rPr>
                </w:ins>
              </m:ctrlPr>
            </m:e>
            <m:sub>
              <w:ins w:id="3623" w:author="Administrator" w:date="2024-05-15T16:26:54Z">
                <m:r>
                  <m:rPr/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AK</m:t>
                </m:r>
              </w:ins>
              <m:ctrlPr>
                <w:ins w:id="3624" w:author="Administrator" w:date="2024-05-15T16:26:54Z">
                  <w:rPr>
                    <w:rFonts w:hint="default" w:ascii="Cambria Math" w:hAnsi="Cambria Math" w:cs="Times New Roman"/>
                    <w:i/>
                    <w:sz w:val="24"/>
                    <w:szCs w:val="24"/>
                    <w:lang w:val="en-US" w:eastAsia="zh-CN"/>
                  </w:rPr>
                </w:ins>
              </m:ctrlPr>
            </m:sub>
          </m:sSub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920" w:leftChars="800" w:firstLine="0" w:firstLineChars="0"/>
        <w:jc w:val="both"/>
        <w:textAlignment w:val="auto"/>
        <w:rPr>
          <w:ins w:id="3625" w:author="Administrator" w:date="2024-05-15T16:26:54Z"/>
          <w:rFonts w:hint="default" w:hAnsi="Cambria Math" w:cs="Times New Roman"/>
          <w:bCs/>
          <w:i w:val="0"/>
          <w:sz w:val="24"/>
          <w:szCs w:val="24"/>
          <w:vertAlign w:val="baseline"/>
          <w:lang w:val="en-US" w:eastAsia="zh-CN" w:bidi="ar-SA"/>
        </w:rPr>
      </w:pPr>
      <m:oMathPara>
        <m:oMathParaPr>
          <m:jc m:val="left"/>
        </m:oMathParaPr>
        <m:oMath>
          <w:ins w:id="3626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 w:bidi="ar-SA"/>
              </w:rPr>
              <m:t>=5</m:t>
            </m:r>
          </w:ins>
          <w:ins w:id="3627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bidi="ar-SA"/>
              </w:rPr>
              <m:t>×</m:t>
            </m:r>
          </w:ins>
          <w:ins w:id="3628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 w:bidi="ar-SA"/>
              </w:rPr>
              <m:t>0.08</m:t>
            </m:r>
          </w:ins>
          <w:ins w:id="3629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bidi="ar-SA"/>
              </w:rPr>
              <m:t>×</m:t>
            </m:r>
          </w:ins>
          <w:ins w:id="3630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 w:bidi="ar-SA"/>
              </w:rPr>
              <m:t>0.461</m:t>
            </m:r>
          </w:ins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920" w:leftChars="800" w:firstLine="0" w:firstLineChars="0"/>
        <w:jc w:val="both"/>
        <w:textAlignment w:val="auto"/>
        <w:rPr>
          <w:ins w:id="3631" w:author="Administrator" w:date="2024-05-15T16:26:54Z"/>
          <w:rFonts w:hint="default" w:hAnsi="Cambria Math" w:cs="Times New Roman"/>
          <w:bCs/>
          <w:i w:val="0"/>
          <w:sz w:val="24"/>
          <w:szCs w:val="24"/>
          <w:vertAlign w:val="superscript"/>
          <w:lang w:val="en-US" w:eastAsia="zh-CN" w:bidi="ar-SA"/>
        </w:rPr>
      </w:pPr>
      <m:oMathPara>
        <m:oMathParaPr>
          <m:jc m:val="left"/>
        </m:oMathParaPr>
        <m:oMath>
          <w:ins w:id="3632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 w:bidi="ar-SA"/>
              </w:rPr>
              <m:t>=0.184kN/</m:t>
            </m:r>
          </w:ins>
          <m:sSup>
            <m:sSupPr>
              <m:ctrlPr>
                <w:ins w:id="3633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vertAlign w:val="superscript"/>
                    <w:lang w:val="en-US" w:eastAsia="zh-CN" w:bidi="ar-SA"/>
                  </w:rPr>
                </w:ins>
              </m:ctrlPr>
            </m:sSupPr>
            <m:e>
              <w:ins w:id="3634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 w:bidi="ar-SA"/>
                  </w:rPr>
                  <m:t>m</m:t>
                </m:r>
              </w:ins>
              <m:ctrlPr>
                <w:ins w:id="3635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vertAlign w:val="superscript"/>
                    <w:lang w:val="en-US" w:eastAsia="zh-CN" w:bidi="ar-SA"/>
                  </w:rPr>
                </w:ins>
              </m:ctrlPr>
            </m:e>
            <m:sup>
              <w:ins w:id="3636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 w:bidi="ar-SA"/>
                  </w:rPr>
                  <m:t>2</m:t>
                </m:r>
              </w:ins>
              <m:ctrlPr>
                <w:ins w:id="3637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vertAlign w:val="superscript"/>
                    <w:lang w:val="en-US" w:eastAsia="zh-CN" w:bidi="ar-SA"/>
                  </w:rPr>
                </w:ins>
              </m:ctrlPr>
            </m:sup>
          </m:sSup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480" w:firstLineChars="200"/>
        <w:jc w:val="both"/>
        <w:textAlignment w:val="auto"/>
        <w:rPr>
          <w:ins w:id="3638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ins w:id="3639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r</w:t>
        </w:r>
      </w:ins>
      <w:ins w:id="3640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vertAlign w:val="subscript"/>
            <w:lang w:val="en-US" w:eastAsia="zh-CN"/>
          </w:rPr>
          <w:t>E</w:t>
        </w:r>
      </w:ins>
      <w:ins w:id="3641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:地震作用分项系数:1.3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480" w:firstLineChars="200"/>
        <w:jc w:val="both"/>
        <w:textAlignment w:val="auto"/>
        <w:rPr>
          <w:ins w:id="3642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m:oMath>
        <m:sSub>
          <m:sSubPr>
            <m:ctrlPr>
              <w:ins w:id="3643" w:author="Administrator" w:date="2024-05-15T16:26:54Z">
                <w:rPr>
                  <w:rFonts w:hint="default" w:ascii="Cambria Math" w:hAnsi="Cambria Math" w:cs="Times New Roman"/>
                  <w:b w:val="0"/>
                  <w:i w:val="0"/>
                  <w:sz w:val="24"/>
                  <w:szCs w:val="24"/>
                  <w:lang w:val="en-US" w:eastAsia="zh-CN" w:bidi="ar-SA"/>
                </w:rPr>
              </w:ins>
            </m:ctrlPr>
          </m:sSubPr>
          <m:e>
            <w:ins w:id="3644" w:author="Administrator" w:date="2024-05-15T16:26:54Z"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4"/>
                  <w:szCs w:val="24"/>
                  <w:lang w:val="en-US" w:eastAsia="zh-CN" w:bidi="ar-SA"/>
                </w:rPr>
                <m:t>q</m:t>
              </m:r>
            </w:ins>
            <m:ctrlPr>
              <w:ins w:id="3645" w:author="Administrator" w:date="2024-05-15T16:26:54Z">
                <w:rPr>
                  <w:rFonts w:hint="default" w:ascii="Cambria Math" w:hAnsi="Cambria Math" w:cs="Times New Roman"/>
                  <w:b w:val="0"/>
                  <w:i w:val="0"/>
                  <w:sz w:val="24"/>
                  <w:szCs w:val="24"/>
                  <w:lang w:val="en-US" w:eastAsia="zh-CN" w:bidi="ar-SA"/>
                </w:rPr>
              </w:ins>
            </m:ctrlPr>
          </m:e>
          <m:sub>
            <w:ins w:id="3646" w:author="Administrator" w:date="2024-05-15T16:26:54Z"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4"/>
                  <w:szCs w:val="24"/>
                  <w:lang w:val="en-US" w:eastAsia="zh-CN" w:bidi="ar-SA"/>
                </w:rPr>
                <m:t>EA</m:t>
              </m:r>
            </w:ins>
            <m:ctrlPr>
              <w:ins w:id="3647" w:author="Administrator" w:date="2024-05-15T16:26:54Z">
                <w:rPr>
                  <w:rFonts w:hint="default" w:ascii="Cambria Math" w:hAnsi="Cambria Math" w:cs="Times New Roman"/>
                  <w:b w:val="0"/>
                  <w:i w:val="0"/>
                  <w:sz w:val="24"/>
                  <w:szCs w:val="24"/>
                  <w:lang w:val="en-US" w:eastAsia="zh-CN" w:bidi="ar-SA"/>
                </w:rPr>
              </w:ins>
            </m:ctrlPr>
          </m:sub>
        </m:sSub>
      </m:oMath>
      <w:ins w:id="3648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:分布水平地震作用设计值(k</w:t>
        </w:r>
      </w:ins>
      <w:ins w:id="3649" w:author="Administrator" w:date="2024-05-15T16:26:54Z">
        <w:r>
          <w:rPr>
            <w:rFonts w:hint="eastAsia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N</w:t>
        </w:r>
      </w:ins>
      <w:ins w:id="3650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/m2</w:t>
        </w:r>
      </w:ins>
      <w:ins w:id="3651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vertAlign w:val="superscript"/>
            <w:lang w:val="en-US" w:eastAsia="zh-CN"/>
          </w:rPr>
          <w:t>)</w:t>
        </w:r>
      </w:ins>
      <w:ins w:id="3652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 xml:space="preserve"> 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440" w:leftChars="600" w:firstLine="0" w:firstLineChars="0"/>
        <w:jc w:val="both"/>
        <w:textAlignment w:val="auto"/>
        <w:rPr>
          <w:ins w:id="3653" w:author="Administrator" w:date="2024-05-15T16:26:54Z"/>
          <w:rFonts w:hint="default" w:hAnsi="Cambria Math" w:cs="Times New Roman"/>
          <w:bCs/>
          <w:i w:val="0"/>
          <w:sz w:val="24"/>
          <w:szCs w:val="24"/>
          <w:lang w:val="en-US" w:eastAsia="zh-CN"/>
        </w:rPr>
      </w:pPr>
      <m:oMathPara>
        <m:oMathParaPr>
          <m:jc m:val="left"/>
        </m:oMathParaPr>
        <m:oMath>
          <m:sSub>
            <m:sSubPr>
              <m:ctrlPr>
                <w:ins w:id="3654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/>
                  </w:rPr>
                </w:ins>
              </m:ctrlPr>
            </m:sSubPr>
            <m:e>
              <w:ins w:id="3655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q</m:t>
                </m:r>
              </w:ins>
              <m:ctrlPr>
                <w:ins w:id="3656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/>
                  </w:rPr>
                </w:ins>
              </m:ctrlPr>
            </m:e>
            <m:sub>
              <w:ins w:id="3657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EA</m:t>
                </m:r>
              </w:ins>
              <m:ctrlPr>
                <w:ins w:id="3658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/>
                  </w:rPr>
                </w:ins>
              </m:ctrlPr>
            </m:sub>
          </m:sSub>
          <w:ins w:id="3659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/>
              </w:rPr>
              <m:t>=</m:t>
            </m:r>
          </w:ins>
          <m:sSub>
            <m:sSubPr>
              <m:ctrlPr>
                <w:ins w:id="3660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SubPr>
            <m:e>
              <w:ins w:id="3661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r</m:t>
                </m:r>
              </w:ins>
              <m:ctrlPr>
                <w:ins w:id="3662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e>
            <m:sub>
              <w:ins w:id="3663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E</m:t>
                </m:r>
              </w:ins>
              <m:ctrlPr>
                <w:ins w:id="3664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ub>
          </m:sSub>
          <m:sSub>
            <m:sSubPr>
              <m:ctrlPr>
                <w:ins w:id="3665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SubPr>
            <m:e>
              <w:ins w:id="3666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q</m:t>
                </m:r>
              </w:ins>
              <m:ctrlPr>
                <w:ins w:id="3667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e>
            <m:sub>
              <w:ins w:id="3668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Ek</m:t>
                </m:r>
              </w:ins>
              <m:ctrlPr>
                <w:ins w:id="3669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ub>
          </m:sSub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920" w:leftChars="800" w:firstLine="0" w:firstLineChars="0"/>
        <w:jc w:val="both"/>
        <w:textAlignment w:val="auto"/>
        <w:rPr>
          <w:ins w:id="3670" w:author="Administrator" w:date="2024-05-15T16:26:54Z"/>
          <w:rFonts w:hint="default" w:hAnsi="Cambria Math" w:cs="Times New Roman"/>
          <w:bCs/>
          <w:i w:val="0"/>
          <w:sz w:val="24"/>
          <w:szCs w:val="24"/>
          <w:vertAlign w:val="superscript"/>
          <w:lang w:val="en-US" w:eastAsia="zh-CN" w:bidi="ar-SA"/>
        </w:rPr>
      </w:pPr>
      <m:oMathPara>
        <m:oMathParaPr>
          <m:jc m:val="left"/>
        </m:oMathParaPr>
        <m:oMath>
          <w:ins w:id="3671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 w:bidi="ar-SA"/>
              </w:rPr>
              <m:t>=1.3</m:t>
            </m:r>
          </w:ins>
          <w:ins w:id="3672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bidi="ar-SA"/>
              </w:rPr>
              <m:t>×</m:t>
            </m:r>
          </w:ins>
          <w:ins w:id="3673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 w:bidi="ar-SA"/>
              </w:rPr>
              <m:t>0.184</m:t>
            </m:r>
          </w:ins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920" w:leftChars="800" w:firstLine="0" w:firstLineChars="0"/>
        <w:jc w:val="both"/>
        <w:textAlignment w:val="auto"/>
        <w:rPr>
          <w:ins w:id="3674" w:author="Administrator" w:date="2024-05-15T16:26:54Z"/>
          <w:rFonts w:hint="default" w:hAnsi="Cambria Math" w:cs="Times New Roman"/>
          <w:bCs/>
          <w:i w:val="0"/>
          <w:sz w:val="24"/>
          <w:szCs w:val="24"/>
          <w:vertAlign w:val="superscript"/>
          <w:lang w:val="en-US" w:eastAsia="zh-CN" w:bidi="ar-SA"/>
        </w:rPr>
      </w:pPr>
      <m:oMathPara>
        <m:oMathParaPr>
          <m:jc m:val="left"/>
        </m:oMathParaPr>
        <m:oMath>
          <w:ins w:id="3675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vertAlign w:val="superscript"/>
                <w:lang w:val="en-US" w:eastAsia="zh-CN" w:bidi="ar-SA"/>
              </w:rPr>
              <m:t>=0.24kN/</m:t>
            </m:r>
          </w:ins>
          <m:sSup>
            <m:sSupPr>
              <m:ctrlPr>
                <w:ins w:id="3676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vertAlign w:val="superscript"/>
                    <w:lang w:val="en-US" w:eastAsia="zh-CN" w:bidi="ar-SA"/>
                  </w:rPr>
                </w:ins>
              </m:ctrlPr>
            </m:sSupPr>
            <m:e>
              <w:ins w:id="3677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 w:bidi="ar-SA"/>
                  </w:rPr>
                  <m:t>m</m:t>
                </m:r>
              </w:ins>
              <m:ctrlPr>
                <w:ins w:id="3678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vertAlign w:val="superscript"/>
                    <w:lang w:val="en-US" w:eastAsia="zh-CN" w:bidi="ar-SA"/>
                  </w:rPr>
                </w:ins>
              </m:ctrlPr>
            </m:e>
            <m:sup>
              <w:ins w:id="3679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vertAlign w:val="superscript"/>
                    <w:lang w:val="en-US" w:eastAsia="zh-CN" w:bidi="ar-SA"/>
                  </w:rPr>
                  <m:t>2</m:t>
                </m:r>
              </w:ins>
              <m:ctrlPr>
                <w:ins w:id="3680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vertAlign w:val="superscript"/>
                    <w:lang w:val="en-US" w:eastAsia="zh-CN" w:bidi="ar-SA"/>
                  </w:rPr>
                </w:ins>
              </m:ctrlPr>
            </m:sup>
          </m:sSup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482" w:firstLineChars="200"/>
        <w:jc w:val="both"/>
        <w:textAlignment w:val="auto"/>
        <w:outlineLvl w:val="9"/>
        <w:rPr>
          <w:ins w:id="3681" w:author="Administrator" w:date="2024-05-15T16:26:54Z"/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</w:pPr>
      <w:ins w:id="3682" w:author="Administrator" w:date="2024-05-15T16:26:54Z">
        <w:r>
          <w:rPr>
            <w:rFonts w:hint="eastAsia" w:ascii="Times New Roman" w:hAnsi="Times New Roman" w:cs="Times New Roman"/>
            <w:b/>
            <w:bCs w:val="0"/>
            <w:sz w:val="24"/>
            <w:szCs w:val="24"/>
            <w:lang w:val="en-US" w:eastAsia="zh-CN"/>
          </w:rPr>
          <w:t>6</w:t>
        </w:r>
      </w:ins>
      <w:ins w:id="3683" w:author="Administrator" w:date="2024-05-15T16:26:54Z">
        <w:r>
          <w:rPr>
            <w:rFonts w:hint="default" w:ascii="Times New Roman" w:hAnsi="Times New Roman" w:cs="Times New Roman"/>
            <w:b/>
            <w:bCs w:val="0"/>
            <w:sz w:val="24"/>
            <w:szCs w:val="24"/>
            <w:lang w:val="en-US" w:eastAsia="zh-CN"/>
          </w:rPr>
          <w:t xml:space="preserve">. 荷载组合计算 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480" w:firstLineChars="200"/>
        <w:jc w:val="both"/>
        <w:textAlignment w:val="auto"/>
        <w:rPr>
          <w:ins w:id="3684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ins w:id="3685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幕墙承受的荷载作用组合计算，按照规范，考虑正风压、地震荷载组合: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440" w:leftChars="600" w:firstLine="0" w:firstLineChars="0"/>
        <w:jc w:val="both"/>
        <w:textAlignment w:val="auto"/>
        <w:rPr>
          <w:ins w:id="3686" w:author="Administrator" w:date="2024-05-15T16:26:54Z"/>
          <w:rFonts w:hint="default" w:hAnsi="Cambria Math" w:cs="Times New Roman"/>
          <w:bCs/>
          <w:i w:val="0"/>
          <w:sz w:val="24"/>
          <w:szCs w:val="24"/>
          <w:lang w:val="en-US" w:eastAsia="zh-CN"/>
        </w:rPr>
      </w:pPr>
      <m:oMathPara>
        <m:oMathParaPr>
          <m:jc m:val="left"/>
        </m:oMathParaPr>
        <m:oMath>
          <m:sSub>
            <m:sSubPr>
              <m:ctrlPr>
                <w:ins w:id="3687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/>
                  </w:rPr>
                </w:ins>
              </m:ctrlPr>
            </m:sSubPr>
            <m:e>
              <w:ins w:id="3688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S</m:t>
                </m:r>
              </w:ins>
              <m:ctrlPr>
                <w:ins w:id="3689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/>
                  </w:rPr>
                </w:ins>
              </m:ctrlPr>
            </m:e>
            <m:sub>
              <w:ins w:id="3690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zkp</m:t>
                </m:r>
              </w:ins>
              <m:ctrlPr>
                <w:ins w:id="3691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/>
                  </w:rPr>
                </w:ins>
              </m:ctrlPr>
            </m:sub>
          </m:sSub>
          <w:ins w:id="3692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/>
              </w:rPr>
              <m:t>=</m:t>
            </m:r>
          </w:ins>
          <m:sSub>
            <m:sSubPr>
              <m:ctrlPr>
                <w:ins w:id="3693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SubPr>
            <m:e>
              <w:ins w:id="3694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W</m:t>
                </m:r>
              </w:ins>
              <m:ctrlPr>
                <w:ins w:id="3695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e>
            <m:sub>
              <w:ins w:id="3696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kp</m:t>
                </m:r>
              </w:ins>
              <m:ctrlPr>
                <w:ins w:id="3697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ub>
          </m:sSub>
          <w:ins w:id="3698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/>
              </w:rPr>
              <m:t>=3.08kN/</m:t>
            </m:r>
          </w:ins>
          <m:sSup>
            <m:sSupPr>
              <m:ctrlPr>
                <w:ins w:id="3699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SupPr>
            <m:e>
              <w:ins w:id="3700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m</m:t>
                </m:r>
              </w:ins>
              <m:ctrlPr>
                <w:ins w:id="3701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e>
            <m:sup>
              <w:ins w:id="3702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2</m:t>
                </m:r>
              </w:ins>
              <m:ctrlPr>
                <w:ins w:id="3703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up>
          </m:sSup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440" w:leftChars="600" w:firstLine="0" w:firstLineChars="0"/>
        <w:jc w:val="both"/>
        <w:textAlignment w:val="auto"/>
        <w:rPr>
          <w:ins w:id="3704" w:author="Administrator" w:date="2024-05-15T16:26:54Z"/>
          <w:rFonts w:hint="default" w:hAnsi="Cambria Math" w:cs="Times New Roman"/>
          <w:bCs/>
          <w:i w:val="0"/>
          <w:sz w:val="24"/>
          <w:szCs w:val="24"/>
          <w:lang w:val="en-US" w:eastAsia="zh-CN"/>
        </w:rPr>
      </w:pPr>
      <m:oMathPara>
        <m:oMathParaPr>
          <m:jc m:val="left"/>
        </m:oMathParaPr>
        <m:oMath>
          <m:sSub>
            <m:sSubPr>
              <m:ctrlPr>
                <w:ins w:id="3705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/>
                  </w:rPr>
                </w:ins>
              </m:ctrlPr>
            </m:sSubPr>
            <m:e>
              <w:ins w:id="3706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S</m:t>
                </m:r>
              </w:ins>
              <m:ctrlPr>
                <w:ins w:id="3707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/>
                  </w:rPr>
                </w:ins>
              </m:ctrlPr>
            </m:e>
            <m:sub>
              <w:ins w:id="3708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zp</m:t>
                </m:r>
              </w:ins>
              <m:ctrlPr>
                <w:ins w:id="3709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/>
                  </w:rPr>
                </w:ins>
              </m:ctrlPr>
            </m:sub>
          </m:sSub>
          <w:ins w:id="3710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/>
              </w:rPr>
              <m:t>=</m:t>
            </m:r>
          </w:ins>
          <m:sSub>
            <m:sSubPr>
              <m:ctrlPr>
                <w:ins w:id="3711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SubPr>
            <m:e>
              <w:ins w:id="3712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W</m:t>
                </m:r>
              </w:ins>
              <m:ctrlPr>
                <w:ins w:id="3713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e>
            <m:sub>
              <w:ins w:id="3714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kp</m:t>
                </m:r>
              </w:ins>
              <m:ctrlPr>
                <w:ins w:id="3715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ub>
          </m:sSub>
          <m:sSub>
            <m:sSubPr>
              <m:ctrlPr>
                <w:ins w:id="3716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SubPr>
            <m:e>
              <w:ins w:id="3717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/>
                  </w:rPr>
                  <m:t>γ</m:t>
                </m:r>
              </w:ins>
              <m:ctrlPr>
                <w:ins w:id="3718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e>
            <m:sub>
              <w:ins w:id="3719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w</m:t>
                </m:r>
              </w:ins>
              <m:ctrlPr>
                <w:ins w:id="3720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ub>
          </m:sSub>
          <w:ins w:id="3721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/>
              </w:rPr>
              <m:t>+</m:t>
            </m:r>
          </w:ins>
          <m:sSub>
            <m:sSubPr>
              <m:ctrlPr>
                <w:ins w:id="3722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SubPr>
            <m:e>
              <w:ins w:id="3723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q</m:t>
                </m:r>
              </w:ins>
              <m:ctrlPr>
                <w:ins w:id="3724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e>
            <m:sub>
              <w:ins w:id="3725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Ek</m:t>
                </m:r>
              </w:ins>
              <m:ctrlPr>
                <w:ins w:id="3726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ub>
          </m:sSub>
          <m:sSub>
            <m:sSubPr>
              <m:ctrlPr>
                <w:ins w:id="3727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SubPr>
            <m:e>
              <w:ins w:id="3728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/>
                  </w:rPr>
                  <m:t>γ</m:t>
                </m:r>
              </w:ins>
              <m:ctrlPr>
                <w:ins w:id="3729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e>
            <m:sub>
              <w:ins w:id="3730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E</m:t>
                </m:r>
              </w:ins>
              <m:ctrlPr>
                <w:ins w:id="3731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ub>
          </m:sSub>
          <m:sSub>
            <m:sSubPr>
              <m:ctrlPr>
                <w:ins w:id="3732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SubPr>
            <m:e>
              <w:ins w:id="3733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/>
                  </w:rPr>
                  <m:t>φ</m:t>
                </m:r>
              </w:ins>
              <m:ctrlPr>
                <w:ins w:id="3734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e>
            <m:sub>
              <w:ins w:id="3735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E</m:t>
                </m:r>
              </w:ins>
              <m:ctrlPr>
                <w:ins w:id="3736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ub>
          </m:sSub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800" w:leftChars="750" w:firstLine="0" w:firstLineChars="0"/>
        <w:jc w:val="both"/>
        <w:textAlignment w:val="auto"/>
        <w:rPr>
          <w:ins w:id="3737" w:author="Administrator" w:date="2024-05-15T16:26:54Z"/>
          <w:rFonts w:hint="default" w:hAnsi="Cambria Math" w:cs="Times New Roman"/>
          <w:b w:val="0"/>
          <w:i w:val="0"/>
          <w:sz w:val="24"/>
          <w:szCs w:val="24"/>
          <w:lang w:val="en-US" w:eastAsia="zh-CN"/>
        </w:rPr>
      </w:pPr>
      <m:oMathPara>
        <m:oMathParaPr>
          <m:jc m:val="left"/>
        </m:oMathParaPr>
        <m:oMath>
          <w:ins w:id="3738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/>
              </w:rPr>
              <m:t>=3.08</m:t>
            </m:r>
          </w:ins>
          <w:ins w:id="3739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/>
              </w:rPr>
              <m:t>×</m:t>
            </m:r>
          </w:ins>
          <w:ins w:id="3740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/>
              </w:rPr>
              <m:t>1.0</m:t>
            </m:r>
          </w:ins>
          <w:ins w:id="3741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/>
              </w:rPr>
              <m:t>×</m:t>
            </m:r>
          </w:ins>
          <w:ins w:id="3742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/>
              </w:rPr>
              <m:t>1.4+0.184</m:t>
            </m:r>
          </w:ins>
          <w:ins w:id="3743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/>
              </w:rPr>
              <m:t>×</m:t>
            </m:r>
          </w:ins>
          <w:ins w:id="3744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/>
              </w:rPr>
              <m:t>1.3</m:t>
            </m:r>
          </w:ins>
          <w:ins w:id="3745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/>
              </w:rPr>
              <m:t>×</m:t>
            </m:r>
          </w:ins>
          <w:ins w:id="3746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/>
              </w:rPr>
              <m:t>0.5</m:t>
            </m:r>
          </w:ins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800" w:leftChars="750" w:firstLine="0" w:firstLineChars="0"/>
        <w:jc w:val="both"/>
        <w:textAlignment w:val="auto"/>
        <w:rPr>
          <w:ins w:id="3747" w:author="Administrator" w:date="2024-05-15T16:26:54Z"/>
          <w:rFonts w:hint="default" w:hAnsi="Cambria Math" w:cs="Times New Roman"/>
          <w:b w:val="0"/>
          <w:i w:val="0"/>
          <w:sz w:val="24"/>
          <w:szCs w:val="24"/>
          <w:lang w:val="en-US" w:eastAsia="zh-CN"/>
        </w:rPr>
      </w:pPr>
      <m:oMathPara>
        <m:oMathParaPr>
          <m:jc m:val="left"/>
        </m:oMathParaPr>
        <m:oMath>
          <w:ins w:id="3748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/>
              </w:rPr>
              <m:t>=4.43kN/</m:t>
            </m:r>
          </w:ins>
          <m:sSup>
            <m:sSupPr>
              <m:ctrlPr>
                <w:ins w:id="3749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SupPr>
            <m:e>
              <w:ins w:id="3750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m</m:t>
                </m:r>
              </w:ins>
              <m:ctrlPr>
                <w:ins w:id="3751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e>
            <m:sup>
              <w:ins w:id="3752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2</m:t>
                </m:r>
              </w:ins>
              <m:ctrlPr>
                <w:ins w:id="3753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up>
          </m:sSup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480" w:firstLineChars="200"/>
        <w:jc w:val="both"/>
        <w:textAlignment w:val="auto"/>
        <w:rPr>
          <w:ins w:id="3754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ins w:id="3755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考虑负风压、地震荷载组合: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440" w:leftChars="600" w:firstLine="0" w:firstLineChars="0"/>
        <w:jc w:val="both"/>
        <w:textAlignment w:val="auto"/>
        <w:rPr>
          <w:ins w:id="3756" w:author="Administrator" w:date="2024-05-15T16:26:54Z"/>
          <w:rFonts w:hint="default" w:hAnsi="Cambria Math" w:cs="Times New Roman"/>
          <w:bCs/>
          <w:i w:val="0"/>
          <w:sz w:val="24"/>
          <w:szCs w:val="24"/>
          <w:lang w:val="en-US" w:eastAsia="zh-CN"/>
        </w:rPr>
      </w:pPr>
      <m:oMathPara>
        <m:oMathParaPr>
          <m:jc m:val="left"/>
        </m:oMathParaPr>
        <m:oMath>
          <m:sSub>
            <m:sSubPr>
              <m:ctrlPr>
                <w:ins w:id="3757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/>
                  </w:rPr>
                </w:ins>
              </m:ctrlPr>
            </m:sSubPr>
            <m:e>
              <w:ins w:id="3758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S</m:t>
                </m:r>
              </w:ins>
              <m:ctrlPr>
                <w:ins w:id="3759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/>
                  </w:rPr>
                </w:ins>
              </m:ctrlPr>
            </m:e>
            <m:sub>
              <w:ins w:id="3760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zkn</m:t>
                </m:r>
              </w:ins>
              <m:ctrlPr>
                <w:ins w:id="3761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/>
                  </w:rPr>
                </w:ins>
              </m:ctrlPr>
            </m:sub>
          </m:sSub>
          <w:ins w:id="3762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/>
              </w:rPr>
              <m:t>=</m:t>
            </m:r>
          </w:ins>
          <m:sSub>
            <m:sSubPr>
              <m:ctrlPr>
                <w:ins w:id="3763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SubPr>
            <m:e>
              <w:ins w:id="3764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W</m:t>
                </m:r>
              </w:ins>
              <m:ctrlPr>
                <w:ins w:id="3765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e>
            <m:sub>
              <w:ins w:id="3766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kn</m:t>
                </m:r>
              </w:ins>
              <m:ctrlPr>
                <w:ins w:id="3767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ub>
          </m:sSub>
          <w:ins w:id="3768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/>
              </w:rPr>
              <m:t>=−3.08</m:t>
            </m:r>
          </w:ins>
          <w:ins w:id="3769" w:author="Administrator" w:date="2024-05-15T16:26:54Z">
            <m:r>
              <m:rPr>
                <m:sty m:val="p"/>
              </m:rPr>
              <w:rPr>
                <w:rFonts w:hint="eastAsia" w:ascii="Cambria Math" w:hAnsi="Cambria Math" w:cs="Times New Roman"/>
                <w:sz w:val="24"/>
                <w:szCs w:val="24"/>
                <w:lang w:val="en-US" w:eastAsia="zh-CN"/>
              </w:rPr>
              <m:t>k</m:t>
            </m:r>
          </w:ins>
          <w:ins w:id="3770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/>
              </w:rPr>
              <m:t>N/</m:t>
            </m:r>
          </w:ins>
          <m:sSup>
            <m:sSupPr>
              <m:ctrlPr>
                <w:ins w:id="3771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SupPr>
            <m:e>
              <w:ins w:id="3772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m</m:t>
                </m:r>
              </w:ins>
              <m:ctrlPr>
                <w:ins w:id="3773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e>
            <m:sup>
              <w:ins w:id="3774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2</m:t>
                </m:r>
              </w:ins>
              <m:ctrlPr>
                <w:ins w:id="3775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up>
          </m:sSup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440" w:leftChars="600" w:firstLine="0" w:firstLineChars="0"/>
        <w:jc w:val="both"/>
        <w:textAlignment w:val="auto"/>
        <w:rPr>
          <w:ins w:id="3776" w:author="Administrator" w:date="2024-05-15T16:26:54Z"/>
          <w:rFonts w:hint="default" w:hAnsi="Cambria Math" w:cs="Times New Roman"/>
          <w:bCs/>
          <w:i w:val="0"/>
          <w:sz w:val="24"/>
          <w:szCs w:val="24"/>
          <w:lang w:val="en-US" w:eastAsia="zh-CN"/>
        </w:rPr>
      </w:pPr>
      <m:oMathPara>
        <m:oMathParaPr>
          <m:jc m:val="left"/>
        </m:oMathParaPr>
        <m:oMath>
          <m:sSub>
            <m:sSubPr>
              <m:ctrlPr>
                <w:ins w:id="3777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/>
                  </w:rPr>
                </w:ins>
              </m:ctrlPr>
            </m:sSubPr>
            <m:e>
              <w:ins w:id="3778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S</m:t>
                </m:r>
              </w:ins>
              <m:ctrlPr>
                <w:ins w:id="3779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/>
                  </w:rPr>
                </w:ins>
              </m:ctrlPr>
            </m:e>
            <m:sub>
              <w:ins w:id="3780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zn</m:t>
                </m:r>
              </w:ins>
              <m:ctrlPr>
                <w:ins w:id="3781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/>
                  </w:rPr>
                </w:ins>
              </m:ctrlPr>
            </m:sub>
          </m:sSub>
          <w:ins w:id="3782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/>
              </w:rPr>
              <m:t>=</m:t>
            </m:r>
          </w:ins>
          <m:sSub>
            <m:sSubPr>
              <m:ctrlPr>
                <w:ins w:id="3783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SubPr>
            <m:e>
              <w:ins w:id="3784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W</m:t>
                </m:r>
              </w:ins>
              <m:ctrlPr>
                <w:ins w:id="3785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e>
            <m:sub>
              <w:ins w:id="3786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kn</m:t>
                </m:r>
              </w:ins>
              <m:ctrlPr>
                <w:ins w:id="3787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ub>
          </m:sSub>
          <m:sSub>
            <m:sSubPr>
              <m:ctrlPr>
                <w:ins w:id="3788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SubPr>
            <m:e>
              <w:ins w:id="3789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/>
                  </w:rPr>
                  <m:t>γ</m:t>
                </m:r>
              </w:ins>
              <m:ctrlPr>
                <w:ins w:id="3790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e>
            <m:sub>
              <w:ins w:id="3791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w</m:t>
                </m:r>
              </w:ins>
              <m:ctrlPr>
                <w:ins w:id="3792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ub>
          </m:sSub>
          <w:ins w:id="3793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/>
              </w:rPr>
              <m:t>−</m:t>
            </m:r>
          </w:ins>
          <m:sSub>
            <m:sSubPr>
              <m:ctrlPr>
                <w:ins w:id="3794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SubPr>
            <m:e>
              <w:ins w:id="3795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q</m:t>
                </m:r>
              </w:ins>
              <m:ctrlPr>
                <w:ins w:id="3796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e>
            <m:sub>
              <w:ins w:id="3797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Ek</m:t>
                </m:r>
              </w:ins>
              <m:ctrlPr>
                <w:ins w:id="3798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ub>
          </m:sSub>
          <m:sSub>
            <m:sSubPr>
              <m:ctrlPr>
                <w:ins w:id="3799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SubPr>
            <m:e>
              <w:ins w:id="3800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/>
                  </w:rPr>
                  <m:t>γ</m:t>
                </m:r>
              </w:ins>
              <m:ctrlPr>
                <w:ins w:id="3801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e>
            <m:sub>
              <w:ins w:id="3802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E</m:t>
                </m:r>
              </w:ins>
              <m:ctrlPr>
                <w:ins w:id="3803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ub>
          </m:sSub>
          <m:sSub>
            <m:sSubPr>
              <m:ctrlPr>
                <w:ins w:id="3804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SubPr>
            <m:e>
              <w:ins w:id="3805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/>
                  </w:rPr>
                  <m:t>φ</m:t>
                </m:r>
              </w:ins>
              <m:ctrlPr>
                <w:ins w:id="3806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e>
            <m:sub>
              <w:ins w:id="3807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E</m:t>
                </m:r>
              </w:ins>
              <m:ctrlPr>
                <w:ins w:id="3808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ub>
          </m:sSub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800" w:leftChars="750" w:firstLine="0" w:firstLineChars="0"/>
        <w:jc w:val="both"/>
        <w:textAlignment w:val="auto"/>
        <w:rPr>
          <w:ins w:id="3809" w:author="Administrator" w:date="2024-05-15T16:26:54Z"/>
          <w:rFonts w:hint="default" w:hAnsi="Cambria Math" w:cs="Times New Roman"/>
          <w:b w:val="0"/>
          <w:i w:val="0"/>
          <w:sz w:val="24"/>
          <w:szCs w:val="24"/>
          <w:lang w:val="en-US" w:eastAsia="zh-CN"/>
        </w:rPr>
      </w:pPr>
      <m:oMathPara>
        <m:oMathParaPr>
          <m:jc m:val="left"/>
        </m:oMathParaPr>
        <m:oMath>
          <w:ins w:id="3810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/>
              </w:rPr>
              <m:t>=−3.08</m:t>
            </m:r>
          </w:ins>
          <w:ins w:id="3811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/>
              </w:rPr>
              <m:t>×</m:t>
            </m:r>
          </w:ins>
          <w:ins w:id="3812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/>
              </w:rPr>
              <m:t>1.0</m:t>
            </m:r>
          </w:ins>
          <w:ins w:id="3813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/>
              </w:rPr>
              <m:t>×</m:t>
            </m:r>
          </w:ins>
          <w:ins w:id="3814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/>
              </w:rPr>
              <m:t>1.4−0.184</m:t>
            </m:r>
          </w:ins>
          <w:ins w:id="3815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/>
              </w:rPr>
              <m:t>×</m:t>
            </m:r>
          </w:ins>
          <w:ins w:id="3816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/>
              </w:rPr>
              <m:t>1.3</m:t>
            </m:r>
          </w:ins>
          <w:ins w:id="3817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/>
              </w:rPr>
              <m:t>×</m:t>
            </m:r>
          </w:ins>
          <w:ins w:id="3818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/>
              </w:rPr>
              <m:t>0.5</m:t>
            </m:r>
          </w:ins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800" w:leftChars="750" w:firstLine="0" w:firstLineChars="0"/>
        <w:jc w:val="both"/>
        <w:textAlignment w:val="auto"/>
        <w:rPr>
          <w:ins w:id="3819" w:author="Administrator" w:date="2024-05-15T16:26:54Z"/>
          <w:rFonts w:hint="default" w:hAnsi="Cambria Math" w:cs="Times New Roman"/>
          <w:bCs/>
          <w:i w:val="0"/>
          <w:sz w:val="24"/>
          <w:szCs w:val="24"/>
          <w:lang w:val="en-US" w:eastAsia="zh-CN"/>
        </w:rPr>
      </w:pPr>
      <m:oMathPara>
        <m:oMathParaPr>
          <m:jc m:val="left"/>
        </m:oMathParaPr>
        <m:oMath>
          <w:ins w:id="3820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/>
              </w:rPr>
              <m:t>=−4.43</m:t>
            </m:r>
          </w:ins>
          <w:ins w:id="3821" w:author="Administrator" w:date="2024-05-15T16:26:54Z">
            <m:r>
              <m:rPr>
                <m:sty m:val="p"/>
              </m:rPr>
              <w:rPr>
                <w:rFonts w:hint="eastAsia" w:ascii="Cambria Math" w:hAnsi="Cambria Math" w:cs="Times New Roman"/>
                <w:sz w:val="24"/>
                <w:szCs w:val="24"/>
                <w:lang w:val="en-US" w:eastAsia="zh-CN"/>
              </w:rPr>
              <m:t>k</m:t>
            </m:r>
          </w:ins>
          <w:ins w:id="3822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-US" w:eastAsia="zh-CN"/>
              </w:rPr>
              <m:t>N/</m:t>
            </m:r>
          </w:ins>
          <m:sSup>
            <m:sSupPr>
              <m:ctrlPr>
                <w:ins w:id="3823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SupPr>
            <m:e>
              <w:ins w:id="3824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m</m:t>
                </m:r>
              </w:ins>
              <m:ctrlPr>
                <w:ins w:id="3825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e>
            <m:sup>
              <w:ins w:id="3826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4"/>
                    <w:szCs w:val="24"/>
                    <w:lang w:val="en-US" w:eastAsia="zh-CN"/>
                  </w:rPr>
                  <m:t>2</m:t>
                </m:r>
              </w:ins>
              <m:ctrlPr>
                <w:ins w:id="3827" w:author="Administrator" w:date="2024-05-15T16:26:54Z">
                  <w:rPr>
                    <w:rFonts w:hint="default" w:ascii="Cambria Math" w:hAnsi="Cambria Math" w:cs="Times New Roman"/>
                    <w:i w:val="0"/>
                    <w:sz w:val="24"/>
                    <w:szCs w:val="24"/>
                    <w:lang w:val="en-US" w:eastAsia="zh-CN"/>
                  </w:rPr>
                </w:ins>
              </m:ctrlPr>
            </m:sup>
          </m:sSup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ins w:id="3828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ins w:id="3829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综合以上计算，取绝对值最大的荷载进行强度演算采用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ins w:id="3830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ins w:id="3831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面板荷载组合标准值为</w:t>
        </w:r>
      </w:ins>
      <w:ins w:id="3832" w:author="Administrator" w:date="2024-05-15T16:26:54Z">
        <w:r>
          <w:rPr>
            <w:rFonts w:hint="eastAsia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3.08kN</w:t>
        </w:r>
      </w:ins>
      <w:ins w:id="3833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/m</w:t>
        </w:r>
      </w:ins>
      <w:ins w:id="3834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vertAlign w:val="superscript"/>
            <w:lang w:val="en-US" w:eastAsia="zh-CN"/>
          </w:rPr>
          <w:t>2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ins w:id="3835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ins w:id="3836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面板荷载组合设计值为</w:t>
        </w:r>
      </w:ins>
      <w:ins w:id="3837" w:author="Administrator" w:date="2024-05-15T16:26:54Z">
        <w:r>
          <w:rPr>
            <w:rFonts w:hint="eastAsia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4.43k</w:t>
        </w:r>
      </w:ins>
      <w:ins w:id="3838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N/m</w:t>
        </w:r>
      </w:ins>
      <w:ins w:id="3839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vertAlign w:val="superscript"/>
            <w:lang w:val="en-US" w:eastAsia="zh-CN"/>
          </w:rPr>
          <w:t>2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ins w:id="3840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ins w:id="3841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立柱承受风荷载标准值</w:t>
        </w:r>
      </w:ins>
      <w:ins w:id="3842" w:author="Administrator" w:date="2024-05-15T16:26:54Z">
        <w:r>
          <w:rPr>
            <w:rFonts w:hint="eastAsia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为4.31</w:t>
        </w:r>
      </w:ins>
      <w:ins w:id="3843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kN/m</w:t>
        </w:r>
      </w:ins>
      <w:ins w:id="3844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vertAlign w:val="superscript"/>
            <w:lang w:val="en-US" w:eastAsia="zh-CN"/>
          </w:rPr>
          <w:t>2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ins w:id="3845" w:author="Administrator" w:date="2024-05-15T16:26:54Z"/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ins w:id="3846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横梁承受风荷载标准值为</w:t>
        </w:r>
      </w:ins>
      <w:ins w:id="3847" w:author="Administrator" w:date="2024-05-15T16:26:54Z">
        <w:r>
          <w:rPr>
            <w:rFonts w:hint="eastAsia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4.31</w:t>
        </w:r>
      </w:ins>
      <w:ins w:id="3848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lang w:val="en-US" w:eastAsia="zh-CN"/>
          </w:rPr>
          <w:t>kN/m</w:t>
        </w:r>
      </w:ins>
      <w:ins w:id="3849" w:author="Administrator" w:date="2024-05-15T16:26:54Z">
        <w:r>
          <w:rPr>
            <w:rFonts w:hint="default" w:ascii="Times New Roman" w:hAnsi="Times New Roman" w:cs="Times New Roman"/>
            <w:b w:val="0"/>
            <w:bCs/>
            <w:sz w:val="24"/>
            <w:szCs w:val="24"/>
            <w:vertAlign w:val="superscript"/>
            <w:lang w:val="en-US" w:eastAsia="zh-CN"/>
          </w:rPr>
          <w:t>2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right="0" w:rightChars="0" w:firstLine="482" w:firstLineChars="200"/>
        <w:jc w:val="both"/>
        <w:textAlignment w:val="auto"/>
        <w:rPr>
          <w:ins w:id="3850" w:author="Administrator" w:date="2024-05-15T16:26:54Z"/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</w:pPr>
      <w:ins w:id="3851" w:author="Administrator" w:date="2024-05-15T16:26:54Z">
        <w:r>
          <w:rPr>
            <w:rFonts w:hint="eastAsia" w:ascii="Times New Roman" w:hAnsi="Times New Roman" w:cs="Times New Roman"/>
            <w:b/>
            <w:bCs w:val="0"/>
            <w:sz w:val="24"/>
            <w:szCs w:val="24"/>
            <w:lang w:val="en-US" w:eastAsia="zh-CN"/>
          </w:rPr>
          <w:t>二、面板强度及跨中挠度验算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480" w:leftChars="200" w:firstLine="0" w:firstLineChars="0"/>
        <w:jc w:val="both"/>
        <w:textAlignment w:val="auto"/>
        <w:rPr>
          <w:ins w:id="3852" w:author="Administrator" w:date="2024-05-15T16:26:54Z"/>
          <w:rFonts w:hint="eastAsia" w:ascii="Times New Roman" w:hAnsi="Times New Roman" w:cs="Times New Roman"/>
          <w:b w:val="0"/>
          <w:bCs/>
          <w:color w:val="auto"/>
          <w:sz w:val="24"/>
          <w:szCs w:val="24"/>
          <w:lang w:val="en-US" w:eastAsia="zh-CN"/>
        </w:rPr>
      </w:pPr>
      <w:ins w:id="3853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校核依据:</w:t>
        </w:r>
      </w:ins>
      <w:ins w:id="3854" w:author="Administrator" w:date="2024-05-15T16:26:54Z">
        <w:r>
          <w:rPr>
            <w:rFonts w:hint="eastAsia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 xml:space="preserve"> 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480" w:leftChars="200" w:firstLine="1200" w:firstLineChars="500"/>
        <w:jc w:val="both"/>
        <w:textAlignment w:val="auto"/>
        <w:rPr>
          <w:ins w:id="3855" w:author="Administrator" w:date="2024-05-15T16:26:54Z"/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en-US" w:eastAsia="zh-CN"/>
        </w:rPr>
      </w:pPr>
      <m:oMathPara>
        <m:oMathParaPr>
          <m:jc m:val="left"/>
        </m:oMathParaPr>
        <m:oMath>
          <m:sSub>
            <m:sSubPr>
              <m:ctrlPr>
                <w:ins w:id="3856" w:author="Administrator" w:date="2024-05-15T16:26:54Z">
                  <w:rPr>
                    <w:rFonts w:hint="default" w:ascii="Cambria Math" w:hAnsi="Cambria Math" w:cs="Times New Roman"/>
                    <w:b w:val="0"/>
                    <w:bCs/>
                    <w:i/>
                    <w:iCs/>
                    <w:color w:val="auto"/>
                    <w:sz w:val="24"/>
                    <w:szCs w:val="24"/>
                    <w:lang w:val="en-US" w:eastAsia="zh-CN"/>
                  </w:rPr>
                </w:ins>
              </m:ctrlPr>
            </m:sSubPr>
            <m:e>
              <w:ins w:id="3857" w:author="Administrator" w:date="2024-05-15T16:26:54Z">
                <m:r>
                  <m:rPr/>
                  <w:rPr>
                    <w:rFonts w:hint="default" w:ascii="Cambria Math" w:hAnsi="Cambria Math" w:cs="Times New Roman"/>
                    <w:color w:val="auto"/>
                    <w:sz w:val="24"/>
                    <w:szCs w:val="24"/>
                    <w:lang w:val="en-US" w:eastAsia="zh-CN"/>
                  </w:rPr>
                  <m:t>d</m:t>
                </m:r>
              </w:ins>
              <m:ctrlPr>
                <w:ins w:id="3858" w:author="Administrator" w:date="2024-05-15T16:26:54Z">
                  <w:rPr>
                    <w:rFonts w:hint="default" w:ascii="Cambria Math" w:hAnsi="Cambria Math" w:cs="Times New Roman"/>
                    <w:b w:val="0"/>
                    <w:bCs/>
                    <w:i/>
                    <w:iCs/>
                    <w:color w:val="auto"/>
                    <w:sz w:val="24"/>
                    <w:szCs w:val="24"/>
                    <w:lang w:val="en-US" w:eastAsia="zh-CN"/>
                  </w:rPr>
                </w:ins>
              </m:ctrlPr>
            </m:e>
            <m:sub>
              <w:ins w:id="3859" w:author="Administrator" w:date="2024-05-15T16:26:54Z">
                <m:r>
                  <m:rPr/>
                  <w:rPr>
                    <w:rFonts w:hint="default" w:ascii="Cambria Math" w:hAnsi="Cambria Math" w:cs="Times New Roman"/>
                    <w:color w:val="auto"/>
                    <w:sz w:val="24"/>
                    <w:szCs w:val="24"/>
                    <w:lang w:val="en-US" w:eastAsia="zh-CN"/>
                  </w:rPr>
                  <m:t>f</m:t>
                </m:r>
              </w:ins>
              <m:ctrlPr>
                <w:ins w:id="3860" w:author="Administrator" w:date="2024-05-15T16:26:54Z">
                  <w:rPr>
                    <w:rFonts w:hint="default" w:ascii="Cambria Math" w:hAnsi="Cambria Math" w:cs="Times New Roman"/>
                    <w:b w:val="0"/>
                    <w:bCs/>
                    <w:i/>
                    <w:iCs/>
                    <w:color w:val="auto"/>
                    <w:sz w:val="24"/>
                    <w:szCs w:val="24"/>
                    <w:lang w:val="en-US" w:eastAsia="zh-CN"/>
                  </w:rPr>
                </w:ins>
              </m:ctrlPr>
            </m:sub>
          </m:sSub>
          <w:ins w:id="3861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color w:val="auto"/>
                <w:sz w:val="24"/>
                <w:szCs w:val="24"/>
                <w:lang w:val="en-US" w:eastAsia="zh-CN"/>
              </w:rPr>
              <m:t>&lt;</m:t>
            </m:r>
          </w:ins>
          <m:sSub>
            <m:sSubPr>
              <m:ctrlPr>
                <w:ins w:id="3862" w:author="Administrator" w:date="2024-05-15T16:26:54Z">
                  <w:rPr>
                    <w:rFonts w:hint="default" w:ascii="Cambria Math" w:hAnsi="Cambria Math" w:cs="Times New Roman"/>
                    <w:b w:val="0"/>
                    <w:bCs/>
                    <w:i/>
                    <w:iCs/>
                    <w:color w:val="auto"/>
                    <w:sz w:val="24"/>
                    <w:szCs w:val="24"/>
                    <w:lang w:val="en-US" w:eastAsia="zh-CN"/>
                  </w:rPr>
                </w:ins>
              </m:ctrlPr>
            </m:sSubPr>
            <m:e>
              <w:ins w:id="3863" w:author="Administrator" w:date="2024-05-15T16:26:54Z">
                <m:r>
                  <m:rPr/>
                  <w:rPr>
                    <w:rFonts w:hint="default" w:ascii="Cambria Math" w:hAnsi="Cambria Math" w:cs="Times New Roman"/>
                    <w:color w:val="auto"/>
                    <w:sz w:val="24"/>
                    <w:szCs w:val="24"/>
                    <w:lang w:val="en-US" w:eastAsia="zh-CN"/>
                  </w:rPr>
                  <m:t>d</m:t>
                </m:r>
              </w:ins>
              <m:ctrlPr>
                <w:ins w:id="3864" w:author="Administrator" w:date="2024-05-15T16:26:54Z">
                  <w:rPr>
                    <w:rFonts w:hint="default" w:ascii="Cambria Math" w:hAnsi="Cambria Math" w:cs="Times New Roman"/>
                    <w:b w:val="0"/>
                    <w:bCs/>
                    <w:i/>
                    <w:iCs/>
                    <w:color w:val="auto"/>
                    <w:sz w:val="24"/>
                    <w:szCs w:val="24"/>
                    <w:lang w:val="en-US" w:eastAsia="zh-CN"/>
                  </w:rPr>
                </w:ins>
              </m:ctrlPr>
            </m:e>
            <m:sub>
              <w:ins w:id="3865" w:author="Administrator" w:date="2024-05-15T16:26:54Z">
                <m:r>
                  <m:rPr/>
                  <w:rPr>
                    <w:rFonts w:hint="default" w:ascii="Cambria Math" w:hAnsi="Cambria Math" w:cs="Times New Roman"/>
                    <w:color w:val="auto"/>
                    <w:sz w:val="24"/>
                    <w:szCs w:val="24"/>
                    <w:lang w:val="en-US" w:eastAsia="zh-CN"/>
                  </w:rPr>
                  <m:t>flim</m:t>
                </m:r>
              </w:ins>
              <m:ctrlPr>
                <w:ins w:id="3866" w:author="Administrator" w:date="2024-05-15T16:26:54Z">
                  <w:rPr>
                    <w:rFonts w:hint="default" w:ascii="Cambria Math" w:hAnsi="Cambria Math" w:cs="Times New Roman"/>
                    <w:b w:val="0"/>
                    <w:bCs/>
                    <w:i/>
                    <w:iCs/>
                    <w:color w:val="auto"/>
                    <w:sz w:val="24"/>
                    <w:szCs w:val="24"/>
                    <w:lang w:val="en-US" w:eastAsia="zh-CN"/>
                  </w:rPr>
                </w:ins>
              </m:ctrlPr>
            </m:sub>
          </m:sSub>
          <w:ins w:id="3867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color w:val="auto"/>
                <w:sz w:val="24"/>
                <w:szCs w:val="24"/>
                <w:lang w:val="en-US" w:eastAsia="zh-CN"/>
              </w:rPr>
              <m:t>=</m:t>
            </m:r>
          </w:ins>
          <m:f>
            <m:fPr>
              <m:ctrlPr>
                <w:ins w:id="3868" w:author="Administrator" w:date="2024-05-15T16:26:54Z">
                  <w:rPr>
                    <w:rFonts w:hint="default" w:ascii="Cambria Math" w:hAnsi="Cambria Math" w:cs="Times New Roman"/>
                    <w:b w:val="0"/>
                    <w:bCs/>
                    <w:color w:val="auto"/>
                    <w:sz w:val="24"/>
                    <w:szCs w:val="24"/>
                    <w:lang w:val="en-US" w:eastAsia="zh-CN"/>
                  </w:rPr>
                </w:ins>
              </m:ctrlPr>
            </m:fPr>
            <m:num>
              <w:ins w:id="3869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color w:val="auto"/>
                    <w:sz w:val="24"/>
                    <w:szCs w:val="24"/>
                    <w:lang w:val="en-US" w:eastAsia="zh-CN"/>
                  </w:rPr>
                  <m:t>1500</m:t>
                </m:r>
              </w:ins>
              <m:ctrlPr>
                <w:ins w:id="3870" w:author="Administrator" w:date="2024-05-15T16:26:54Z">
                  <w:rPr>
                    <w:rFonts w:hint="default" w:ascii="Cambria Math" w:hAnsi="Cambria Math" w:cs="Times New Roman"/>
                    <w:b w:val="0"/>
                    <w:bCs/>
                    <w:color w:val="auto"/>
                    <w:sz w:val="24"/>
                    <w:szCs w:val="24"/>
                    <w:lang w:val="en-US" w:eastAsia="zh-CN"/>
                  </w:rPr>
                </w:ins>
              </m:ctrlPr>
            </m:num>
            <m:den>
              <w:ins w:id="3871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color w:val="auto"/>
                    <w:sz w:val="24"/>
                    <w:szCs w:val="24"/>
                    <w:lang w:val="en-US" w:eastAsia="zh-CN"/>
                  </w:rPr>
                  <m:t>60</m:t>
                </m:r>
              </w:ins>
              <m:ctrlPr>
                <w:ins w:id="3872" w:author="Administrator" w:date="2024-05-15T16:26:54Z">
                  <w:rPr>
                    <w:rFonts w:hint="default" w:ascii="Cambria Math" w:hAnsi="Cambria Math" w:cs="Times New Roman"/>
                    <w:b w:val="0"/>
                    <w:bCs/>
                    <w:color w:val="auto"/>
                    <w:sz w:val="24"/>
                    <w:szCs w:val="24"/>
                    <w:lang w:val="en-US" w:eastAsia="zh-CN"/>
                  </w:rPr>
                </w:ins>
              </m:ctrlPr>
            </m:den>
          </m:f>
          <w:ins w:id="3873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color w:val="auto"/>
                <w:sz w:val="24"/>
                <w:szCs w:val="24"/>
                <w:lang w:val="en-US" w:eastAsia="zh-CN"/>
              </w:rPr>
              <m:t>=25.00mm</m:t>
            </m:r>
          </w:ins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rPr>
          <w:ins w:id="3874" w:author="Administrator" w:date="2024-05-15T16:26:54Z"/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en-US" w:eastAsia="zh-CN"/>
        </w:rPr>
      </w:pPr>
      <w:ins w:id="3875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 xml:space="preserve">D:玻璃刚度(N·mm) 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rPr>
          <w:ins w:id="3876" w:author="Administrator" w:date="2024-05-15T16:26:54Z"/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en-US" w:eastAsia="zh-CN"/>
        </w:rPr>
      </w:pPr>
      <w:ins w:id="3877" w:author="Administrator" w:date="2024-05-15T16:26:54Z">
        <w:r>
          <w:rPr>
            <w:rFonts w:hint="eastAsia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v</w:t>
        </w:r>
      </w:ins>
      <w:ins w:id="3878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:玻璃泊松比:0.2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rPr>
          <w:ins w:id="3879" w:author="Administrator" w:date="2024-05-15T16:26:54Z"/>
          <w:rFonts w:hint="default" w:ascii="Times New Roman" w:hAnsi="Times New Roman" w:cs="Times New Roman"/>
          <w:b w:val="0"/>
          <w:bCs/>
          <w:color w:val="auto"/>
          <w:sz w:val="24"/>
          <w:szCs w:val="24"/>
          <w:vertAlign w:val="superscript"/>
          <w:lang w:val="en-US" w:eastAsia="zh-CN"/>
        </w:rPr>
      </w:pPr>
      <w:ins w:id="3880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E:玻璃弹性模量:72000N/mm</w:t>
        </w:r>
      </w:ins>
      <w:ins w:id="3881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vertAlign w:val="superscript"/>
            <w:lang w:val="en-US" w:eastAsia="zh-CN"/>
          </w:rPr>
          <w:t>2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rPr>
          <w:ins w:id="3882" w:author="Administrator" w:date="2024-05-15T16:26:54Z"/>
          <w:rFonts w:hint="eastAsia" w:ascii="Times New Roman" w:hAnsi="Times New Roman" w:cs="Times New Roman"/>
          <w:b w:val="0"/>
          <w:bCs/>
          <w:color w:val="auto"/>
          <w:sz w:val="24"/>
          <w:szCs w:val="24"/>
          <w:vertAlign w:val="baseline"/>
          <w:lang w:val="en-US" w:eastAsia="zh-CN"/>
        </w:rPr>
      </w:pPr>
      <w:ins w:id="3883" w:author="Administrator" w:date="2024-05-15T16:26:54Z">
        <w:r>
          <w:rPr>
            <w:rFonts w:hint="eastAsia" w:ascii="Times New Roman" w:hAnsi="Times New Roman" w:cs="Times New Roman"/>
            <w:b w:val="0"/>
            <w:bCs/>
            <w:color w:val="auto"/>
            <w:sz w:val="24"/>
            <w:szCs w:val="24"/>
            <w:vertAlign w:val="baseline"/>
            <w:lang w:val="en-US" w:eastAsia="zh-CN"/>
          </w:rPr>
          <w:t>中空玻璃等效厚度：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440" w:leftChars="600" w:firstLine="0" w:firstLineChars="0"/>
        <w:jc w:val="both"/>
        <w:textAlignment w:val="auto"/>
        <w:rPr>
          <w:ins w:id="3884" w:author="Administrator" w:date="2024-05-15T16:26:54Z"/>
          <w:rFonts w:hint="default" w:hAnsi="Cambria Math" w:cs="Times New Roman"/>
          <w:bCs/>
          <w:i w:val="0"/>
          <w:color w:val="auto"/>
          <w:sz w:val="24"/>
          <w:szCs w:val="24"/>
          <w:vertAlign w:val="baseline"/>
          <w:lang w:val="en-US" w:eastAsia="zh-CN"/>
        </w:rPr>
      </w:pPr>
      <m:oMath>
        <m:sSub>
          <m:sSubPr>
            <m:ctrlPr>
              <w:ins w:id="3885" w:author="Administrator" w:date="2024-05-15T16:26:54Z">
                <w:rPr>
                  <w:rFonts w:ascii="Cambria Math" w:hAnsi="Cambria Math" w:cs="Times New Roman"/>
                  <w:bCs/>
                  <w:i/>
                  <w:color w:val="auto"/>
                  <w:sz w:val="24"/>
                  <w:szCs w:val="24"/>
                  <w:vertAlign w:val="baseline"/>
                  <w:lang w:val="en-US"/>
                </w:rPr>
              </w:ins>
            </m:ctrlPr>
          </m:sSubPr>
          <m:e>
            <w:ins w:id="3886" w:author="Administrator" w:date="2024-05-15T16:26:54Z">
              <m:r>
                <m:rPr/>
                <w:rPr>
                  <w:rFonts w:hint="default" w:ascii="Cambria Math" w:hAnsi="Cambria Math" w:cs="Times New Roman"/>
                  <w:color w:val="auto"/>
                  <w:sz w:val="24"/>
                  <w:szCs w:val="24"/>
                  <w:vertAlign w:val="baseline"/>
                  <w:lang w:val="en-US" w:eastAsia="zh-CN"/>
                </w:rPr>
                <m:t>t</m:t>
              </m:r>
            </w:ins>
            <m:ctrlPr>
              <w:ins w:id="3887" w:author="Administrator" w:date="2024-05-15T16:26:54Z">
                <w:rPr>
                  <w:rFonts w:ascii="Cambria Math" w:hAnsi="Cambria Math" w:cs="Times New Roman"/>
                  <w:bCs/>
                  <w:i/>
                  <w:color w:val="auto"/>
                  <w:sz w:val="24"/>
                  <w:szCs w:val="24"/>
                  <w:vertAlign w:val="baseline"/>
                  <w:lang w:val="en-US"/>
                </w:rPr>
              </w:ins>
            </m:ctrlPr>
          </m:e>
          <m:sub>
            <w:ins w:id="3888" w:author="Administrator" w:date="2024-05-15T16:26:54Z">
              <m:r>
                <m:rPr/>
                <w:rPr>
                  <w:rFonts w:hint="default" w:ascii="Cambria Math" w:hAnsi="Cambria Math" w:cs="Times New Roman"/>
                  <w:color w:val="auto"/>
                  <w:sz w:val="24"/>
                  <w:szCs w:val="24"/>
                  <w:vertAlign w:val="baseline"/>
                  <w:lang w:val="en-US" w:eastAsia="zh-CN"/>
                </w:rPr>
                <m:t>c</m:t>
              </m:r>
            </w:ins>
            <m:ctrlPr>
              <w:ins w:id="3889" w:author="Administrator" w:date="2024-05-15T16:26:54Z">
                <w:rPr>
                  <w:rFonts w:ascii="Cambria Math" w:hAnsi="Cambria Math" w:cs="Times New Roman"/>
                  <w:bCs/>
                  <w:i/>
                  <w:color w:val="auto"/>
                  <w:sz w:val="24"/>
                  <w:szCs w:val="24"/>
                  <w:vertAlign w:val="baseline"/>
                  <w:lang w:val="en-US"/>
                </w:rPr>
              </w:ins>
            </m:ctrlPr>
          </m:sub>
        </m:sSub>
        <w:ins w:id="3890" w:author="Administrator" w:date="2024-05-15T16:26:54Z">
          <m:r>
            <m:rPr/>
            <w:rPr>
              <w:rFonts w:hint="default" w:ascii="Cambria Math" w:hAnsi="Cambria Math" w:cs="Times New Roman"/>
              <w:color w:val="auto"/>
              <w:sz w:val="24"/>
              <w:szCs w:val="24"/>
              <w:vertAlign w:val="baseline"/>
              <w:lang w:val="en-US" w:eastAsia="zh-CN"/>
            </w:rPr>
            <m:t>=</m:t>
          </m:r>
        </w:ins>
        <m:rad>
          <m:radPr>
            <m:ctrlPr>
              <w:ins w:id="3891" w:author="Administrator" w:date="2024-05-15T16:26:54Z">
                <w:rPr>
                  <w:rFonts w:hint="default" w:ascii="Cambria Math" w:hAnsi="Cambria Math" w:cs="Times New Roman"/>
                  <w:bCs/>
                  <w:i/>
                  <w:color w:val="auto"/>
                  <w:sz w:val="24"/>
                  <w:szCs w:val="24"/>
                  <w:vertAlign w:val="baseline"/>
                  <w:lang w:val="en-US" w:eastAsia="zh-CN"/>
                </w:rPr>
              </w:ins>
            </m:ctrlPr>
          </m:radPr>
          <m:deg>
            <w:ins w:id="3892" w:author="Administrator" w:date="2024-05-15T16:26:54Z">
              <m:r>
                <m:rPr/>
                <w:rPr>
                  <w:rFonts w:hint="default" w:ascii="Cambria Math" w:hAnsi="Cambria Math" w:cs="Times New Roman"/>
                  <w:color w:val="auto"/>
                  <w:sz w:val="24"/>
                  <w:szCs w:val="24"/>
                  <w:vertAlign w:val="baseline"/>
                  <w:lang w:val="en-US" w:eastAsia="zh-CN"/>
                </w:rPr>
                <m:t>3</m:t>
              </m:r>
            </w:ins>
            <m:ctrlPr>
              <w:ins w:id="3893" w:author="Administrator" w:date="2024-05-15T16:26:54Z">
                <w:rPr>
                  <w:rFonts w:hint="default" w:ascii="Cambria Math" w:hAnsi="Cambria Math" w:cs="Times New Roman"/>
                  <w:bCs/>
                  <w:i/>
                  <w:color w:val="auto"/>
                  <w:sz w:val="24"/>
                  <w:szCs w:val="24"/>
                  <w:vertAlign w:val="baseline"/>
                  <w:lang w:val="en-US" w:eastAsia="zh-CN"/>
                </w:rPr>
              </w:ins>
            </m:ctrlPr>
          </m:deg>
          <m:e>
            <m:sSubSup>
              <m:sSubSupPr>
                <m:ctrlPr>
                  <w:ins w:id="3894" w:author="Administrator" w:date="2024-05-15T16:26:54Z">
                    <w:rPr>
                      <w:rFonts w:ascii="Cambria Math" w:hAnsi="Cambria Math" w:cs="Times New Roman"/>
                      <w:i/>
                      <w:color w:val="auto"/>
                      <w:sz w:val="24"/>
                      <w:szCs w:val="24"/>
                      <w:lang w:val="en-US" w:bidi="ar-SA"/>
                    </w:rPr>
                  </w:ins>
                </m:ctrlPr>
              </m:sSubSupPr>
              <m:e>
                <w:ins w:id="3895" w:author="Administrator" w:date="2024-05-15T16:26:54Z">
                  <m:r>
                    <m:rPr/>
                    <w:rPr>
                      <w:rFonts w:hint="default" w:ascii="Cambria Math" w:hAnsi="Cambria Math" w:cs="Times New Roman"/>
                      <w:color w:val="auto"/>
                      <w:sz w:val="24"/>
                      <w:szCs w:val="24"/>
                      <w:lang w:val="en-US" w:eastAsia="zh-CN" w:bidi="ar-SA"/>
                    </w:rPr>
                    <m:t>t</m:t>
                  </m:r>
                </w:ins>
                <m:ctrlPr>
                  <w:ins w:id="3896" w:author="Administrator" w:date="2024-05-15T16:26:54Z">
                    <w:rPr>
                      <w:rFonts w:ascii="Cambria Math" w:hAnsi="Cambria Math" w:cs="Times New Roman"/>
                      <w:i/>
                      <w:color w:val="auto"/>
                      <w:sz w:val="24"/>
                      <w:szCs w:val="24"/>
                      <w:lang w:val="en-US" w:bidi="ar-SA"/>
                    </w:rPr>
                  </w:ins>
                </m:ctrlPr>
              </m:e>
              <m:sub>
                <w:ins w:id="3897" w:author="Administrator" w:date="2024-05-15T16:26:54Z">
                  <m:r>
                    <m:rPr/>
                    <w:rPr>
                      <w:rFonts w:hint="default" w:ascii="Cambria Math" w:hAnsi="Cambria Math" w:cs="Times New Roman"/>
                      <w:color w:val="auto"/>
                      <w:sz w:val="24"/>
                      <w:szCs w:val="24"/>
                      <w:lang w:val="en-US" w:eastAsia="zh-CN" w:bidi="ar-SA"/>
                    </w:rPr>
                    <m:t>1</m:t>
                  </m:r>
                </w:ins>
                <m:ctrlPr>
                  <w:ins w:id="3898" w:author="Administrator" w:date="2024-05-15T16:26:54Z">
                    <w:rPr>
                      <w:rFonts w:ascii="Cambria Math" w:hAnsi="Cambria Math" w:cs="Times New Roman"/>
                      <w:i/>
                      <w:color w:val="auto"/>
                      <w:sz w:val="24"/>
                      <w:szCs w:val="24"/>
                      <w:lang w:val="en-US" w:bidi="ar-SA"/>
                    </w:rPr>
                  </w:ins>
                </m:ctrlPr>
              </m:sub>
              <m:sup>
                <w:ins w:id="3899" w:author="Administrator" w:date="2024-05-15T16:26:54Z">
                  <m:r>
                    <m:rPr/>
                    <w:rPr>
                      <w:rFonts w:hint="default" w:ascii="Cambria Math" w:hAnsi="Cambria Math" w:cs="Times New Roman"/>
                      <w:color w:val="auto"/>
                      <w:sz w:val="24"/>
                      <w:szCs w:val="24"/>
                      <w:lang w:val="en-US" w:eastAsia="zh-CN" w:bidi="ar-SA"/>
                    </w:rPr>
                    <m:t>3</m:t>
                  </m:r>
                </w:ins>
                <m:ctrlPr>
                  <w:ins w:id="3900" w:author="Administrator" w:date="2024-05-15T16:26:54Z">
                    <w:rPr>
                      <w:rFonts w:ascii="Cambria Math" w:hAnsi="Cambria Math" w:cs="Times New Roman"/>
                      <w:i/>
                      <w:color w:val="auto"/>
                      <w:sz w:val="24"/>
                      <w:szCs w:val="24"/>
                      <w:lang w:val="en-US" w:bidi="ar-SA"/>
                    </w:rPr>
                  </w:ins>
                </m:ctrlPr>
              </m:sup>
            </m:sSubSup>
            <w:ins w:id="3901" w:author="Administrator" w:date="2024-05-15T16:26:54Z">
              <m:r>
                <m:rPr/>
                <w:rPr>
                  <w:rFonts w:hint="default" w:ascii="Cambria Math" w:hAnsi="Cambria Math" w:cs="Times New Roman"/>
                  <w:color w:val="auto"/>
                  <w:sz w:val="24"/>
                  <w:szCs w:val="24"/>
                  <w:lang w:val="en-US" w:eastAsia="zh-CN" w:bidi="ar-SA"/>
                </w:rPr>
                <m:t>+</m:t>
              </m:r>
            </w:ins>
            <m:sSubSup>
              <m:sSubSupPr>
                <m:ctrlPr>
                  <w:ins w:id="3902" w:author="Administrator" w:date="2024-05-15T16:26:54Z">
                    <w:rPr>
                      <w:rFonts w:ascii="Cambria Math" w:hAnsi="Cambria Math" w:cs="Times New Roman"/>
                      <w:i/>
                      <w:color w:val="auto"/>
                      <w:sz w:val="24"/>
                      <w:szCs w:val="24"/>
                      <w:lang w:val="en-US" w:bidi="ar-SA"/>
                    </w:rPr>
                  </w:ins>
                </m:ctrlPr>
              </m:sSubSupPr>
              <m:e>
                <w:ins w:id="3903" w:author="Administrator" w:date="2024-05-15T16:26:54Z">
                  <m:r>
                    <m:rPr/>
                    <w:rPr>
                      <w:rFonts w:hint="default" w:ascii="Cambria Math" w:hAnsi="Cambria Math" w:cs="Times New Roman"/>
                      <w:color w:val="auto"/>
                      <w:sz w:val="24"/>
                      <w:szCs w:val="24"/>
                      <w:lang w:val="en-US" w:eastAsia="zh-CN" w:bidi="ar-SA"/>
                    </w:rPr>
                    <m:t>t</m:t>
                  </m:r>
                </w:ins>
                <m:ctrlPr>
                  <w:ins w:id="3904" w:author="Administrator" w:date="2024-05-15T16:26:54Z">
                    <w:rPr>
                      <w:rFonts w:ascii="Cambria Math" w:hAnsi="Cambria Math" w:cs="Times New Roman"/>
                      <w:i/>
                      <w:color w:val="auto"/>
                      <w:sz w:val="24"/>
                      <w:szCs w:val="24"/>
                      <w:lang w:val="en-US" w:bidi="ar-SA"/>
                    </w:rPr>
                  </w:ins>
                </m:ctrlPr>
              </m:e>
              <m:sub>
                <w:ins w:id="3905" w:author="Administrator" w:date="2024-05-15T16:26:54Z">
                  <m:r>
                    <m:rPr/>
                    <w:rPr>
                      <w:rFonts w:hint="default" w:ascii="Cambria Math" w:hAnsi="Cambria Math" w:cs="Times New Roman"/>
                      <w:color w:val="auto"/>
                      <w:sz w:val="24"/>
                      <w:szCs w:val="24"/>
                      <w:lang w:val="en-US" w:eastAsia="zh-CN" w:bidi="ar-SA"/>
                    </w:rPr>
                    <m:t>2</m:t>
                  </m:r>
                </w:ins>
                <m:ctrlPr>
                  <w:ins w:id="3906" w:author="Administrator" w:date="2024-05-15T16:26:54Z">
                    <w:rPr>
                      <w:rFonts w:ascii="Cambria Math" w:hAnsi="Cambria Math" w:cs="Times New Roman"/>
                      <w:i/>
                      <w:color w:val="auto"/>
                      <w:sz w:val="24"/>
                      <w:szCs w:val="24"/>
                      <w:lang w:val="en-US" w:bidi="ar-SA"/>
                    </w:rPr>
                  </w:ins>
                </m:ctrlPr>
              </m:sub>
              <m:sup>
                <w:ins w:id="3907" w:author="Administrator" w:date="2024-05-15T16:26:54Z">
                  <m:r>
                    <m:rPr/>
                    <w:rPr>
                      <w:rFonts w:hint="default" w:ascii="Cambria Math" w:hAnsi="Cambria Math" w:cs="Times New Roman"/>
                      <w:color w:val="auto"/>
                      <w:sz w:val="24"/>
                      <w:szCs w:val="24"/>
                      <w:lang w:val="en-US" w:eastAsia="zh-CN" w:bidi="ar-SA"/>
                    </w:rPr>
                    <m:t>3</m:t>
                  </m:r>
                </w:ins>
                <m:ctrlPr>
                  <w:ins w:id="3908" w:author="Administrator" w:date="2024-05-15T16:26:54Z">
                    <w:rPr>
                      <w:rFonts w:ascii="Cambria Math" w:hAnsi="Cambria Math" w:cs="Times New Roman"/>
                      <w:i/>
                      <w:color w:val="auto"/>
                      <w:sz w:val="24"/>
                      <w:szCs w:val="24"/>
                      <w:lang w:val="en-US" w:bidi="ar-SA"/>
                    </w:rPr>
                  </w:ins>
                </m:ctrlPr>
              </m:sup>
            </m:sSubSup>
            <m:ctrlPr>
              <w:ins w:id="3909" w:author="Administrator" w:date="2024-05-15T16:26:54Z">
                <w:rPr>
                  <w:rFonts w:hint="default" w:ascii="Cambria Math" w:hAnsi="Cambria Math" w:cs="Times New Roman"/>
                  <w:bCs/>
                  <w:i/>
                  <w:color w:val="auto"/>
                  <w:sz w:val="24"/>
                  <w:szCs w:val="24"/>
                  <w:vertAlign w:val="baseline"/>
                  <w:lang w:val="en-US" w:eastAsia="zh-CN"/>
                </w:rPr>
              </w:ins>
            </m:ctrlPr>
          </m:e>
        </m:rad>
      </m:oMath>
      <w:ins w:id="3910" w:author="Administrator" w:date="2024-05-15T16:26:54Z">
        <w:r>
          <w:rPr>
            <w:rFonts w:hint="default" w:ascii="Cambria Math" w:hAnsi="Cambria Math" w:cs="Times New Roman"/>
            <w:bCs/>
            <w:i/>
            <w:color w:val="auto"/>
            <w:sz w:val="24"/>
            <w:szCs w:val="24"/>
            <w:vertAlign w:val="baseline"/>
            <w:lang w:val="en-US" w:eastAsia="zh-CN"/>
          </w:rPr>
          <w:t xml:space="preserve"> 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680" w:leftChars="700" w:right="0" w:rightChars="0" w:firstLine="0" w:firstLineChars="0"/>
        <w:jc w:val="both"/>
        <w:textAlignment w:val="auto"/>
        <w:rPr>
          <w:ins w:id="3911" w:author="Administrator" w:date="2024-05-15T16:26:54Z"/>
          <w:rFonts w:hint="default" w:hAnsi="Cambria Math" w:cs="Times New Roman"/>
          <w:bCs/>
          <w:i w:val="0"/>
          <w:color w:val="auto"/>
          <w:sz w:val="24"/>
          <w:szCs w:val="24"/>
          <w:vertAlign w:val="baseline"/>
          <w:lang w:val="en-US" w:eastAsia="zh-CN"/>
        </w:rPr>
      </w:pPr>
      <m:oMath>
        <w:ins w:id="3912" w:author="Administrator" w:date="2024-05-15T16:26:54Z">
          <m:r>
            <m:rPr>
              <m:sty m:val="p"/>
            </m:rPr>
            <w:rPr>
              <w:rFonts w:hint="default" w:ascii="Cambria Math" w:hAnsi="Cambria Math" w:cs="Times New Roman"/>
              <w:color w:val="auto"/>
              <w:sz w:val="24"/>
              <w:szCs w:val="24"/>
              <w:vertAlign w:val="baseline"/>
              <w:lang w:val="en-US" w:eastAsia="zh-CN" w:bidi="ar-SA"/>
            </w:rPr>
            <m:t>=</m:t>
          </m:r>
        </w:ins>
        <m:rad>
          <m:radPr>
            <m:ctrlPr>
              <w:ins w:id="3913" w:author="Administrator" w:date="2024-05-15T16:26:54Z">
                <w:rPr>
                  <w:rFonts w:hint="default" w:ascii="Cambria Math" w:hAnsi="Cambria Math" w:cs="Times New Roman"/>
                  <w:bCs/>
                  <w:i/>
                  <w:color w:val="auto"/>
                  <w:sz w:val="24"/>
                  <w:szCs w:val="24"/>
                  <w:vertAlign w:val="baseline"/>
                  <w:lang w:val="en-US" w:eastAsia="zh-CN"/>
                </w:rPr>
              </w:ins>
            </m:ctrlPr>
          </m:radPr>
          <m:deg>
            <w:ins w:id="3914" w:author="Administrator" w:date="2024-05-15T16:26:54Z">
              <m:r>
                <m:rPr/>
                <w:rPr>
                  <w:rFonts w:hint="default" w:ascii="Cambria Math" w:hAnsi="Cambria Math" w:cs="Times New Roman"/>
                  <w:color w:val="auto"/>
                  <w:sz w:val="24"/>
                  <w:szCs w:val="24"/>
                  <w:vertAlign w:val="baseline"/>
                  <w:lang w:val="en-US" w:eastAsia="zh-CN"/>
                </w:rPr>
                <m:t>3</m:t>
              </m:r>
            </w:ins>
            <m:ctrlPr>
              <w:ins w:id="3915" w:author="Administrator" w:date="2024-05-15T16:26:54Z">
                <w:rPr>
                  <w:rFonts w:hint="default" w:ascii="Cambria Math" w:hAnsi="Cambria Math" w:cs="Times New Roman"/>
                  <w:bCs/>
                  <w:i/>
                  <w:color w:val="auto"/>
                  <w:sz w:val="24"/>
                  <w:szCs w:val="24"/>
                  <w:vertAlign w:val="baseline"/>
                  <w:lang w:val="en-US" w:eastAsia="zh-CN"/>
                </w:rPr>
              </w:ins>
            </m:ctrlPr>
          </m:deg>
          <m:e>
            <m:sSup>
              <m:sSupPr>
                <m:ctrlPr>
                  <w:ins w:id="3916" w:author="Administrator" w:date="2024-05-15T16:26:54Z">
                    <w:rPr>
                      <w:rFonts w:hint="default" w:ascii="Cambria Math" w:hAnsi="Cambria Math" w:cs="Times New Roman"/>
                      <w:bCs/>
                      <w:i/>
                      <w:color w:val="auto"/>
                      <w:sz w:val="24"/>
                      <w:szCs w:val="24"/>
                      <w:vertAlign w:val="baseline"/>
                      <w:lang w:val="en-US" w:eastAsia="zh-CN"/>
                    </w:rPr>
                  </w:ins>
                </m:ctrlPr>
              </m:sSupPr>
              <m:e>
                <w:ins w:id="3917" w:author="Administrator" w:date="2024-05-15T16:26:54Z">
                  <m:r>
                    <m:rPr/>
                    <w:rPr>
                      <w:rFonts w:hint="default" w:ascii="Cambria Math" w:hAnsi="Cambria Math" w:cs="Times New Roman"/>
                      <w:color w:val="auto"/>
                      <w:sz w:val="24"/>
                      <w:szCs w:val="24"/>
                      <w:vertAlign w:val="baseline"/>
                      <w:lang w:val="en-US" w:eastAsia="zh-CN"/>
                    </w:rPr>
                    <m:t>8</m:t>
                  </m:r>
                </w:ins>
                <m:ctrlPr>
                  <w:ins w:id="3918" w:author="Administrator" w:date="2024-05-15T16:26:54Z">
                    <w:rPr>
                      <w:rFonts w:hint="default" w:ascii="Cambria Math" w:hAnsi="Cambria Math" w:cs="Times New Roman"/>
                      <w:bCs/>
                      <w:i/>
                      <w:color w:val="auto"/>
                      <w:sz w:val="24"/>
                      <w:szCs w:val="24"/>
                      <w:vertAlign w:val="baseline"/>
                      <w:lang w:val="en-US" w:eastAsia="zh-CN"/>
                    </w:rPr>
                  </w:ins>
                </m:ctrlPr>
              </m:e>
              <m:sup>
                <w:ins w:id="3919" w:author="Administrator" w:date="2024-05-15T16:26:54Z">
                  <m:r>
                    <m:rPr/>
                    <w:rPr>
                      <w:rFonts w:hint="default" w:ascii="Cambria Math" w:hAnsi="Cambria Math" w:cs="Times New Roman"/>
                      <w:color w:val="auto"/>
                      <w:sz w:val="24"/>
                      <w:szCs w:val="24"/>
                      <w:vertAlign w:val="baseline"/>
                      <w:lang w:val="en-US" w:eastAsia="zh-CN"/>
                    </w:rPr>
                    <m:t>3</m:t>
                  </m:r>
                </w:ins>
                <m:ctrlPr>
                  <w:ins w:id="3920" w:author="Administrator" w:date="2024-05-15T16:26:54Z">
                    <w:rPr>
                      <w:rFonts w:hint="default" w:ascii="Cambria Math" w:hAnsi="Cambria Math" w:cs="Times New Roman"/>
                      <w:bCs/>
                      <w:i/>
                      <w:color w:val="auto"/>
                      <w:sz w:val="24"/>
                      <w:szCs w:val="24"/>
                      <w:vertAlign w:val="baseline"/>
                      <w:lang w:val="en-US" w:eastAsia="zh-CN"/>
                    </w:rPr>
                  </w:ins>
                </m:ctrlPr>
              </m:sup>
            </m:sSup>
            <w:ins w:id="3921" w:author="Administrator" w:date="2024-05-15T16:26:54Z">
              <m:r>
                <m:rPr/>
                <w:rPr>
                  <w:rFonts w:hint="default" w:ascii="Cambria Math" w:hAnsi="Cambria Math" w:cs="Times New Roman"/>
                  <w:color w:val="auto"/>
                  <w:sz w:val="24"/>
                  <w:szCs w:val="24"/>
                  <w:lang w:val="en-US" w:eastAsia="zh-CN" w:bidi="ar-SA"/>
                </w:rPr>
                <m:t>+</m:t>
              </m:r>
            </w:ins>
            <m:sSup>
              <m:sSupPr>
                <m:ctrlPr>
                  <w:ins w:id="3922" w:author="Administrator" w:date="2024-05-15T16:26:54Z">
                    <w:rPr>
                      <w:rFonts w:hint="default" w:ascii="Cambria Math" w:hAnsi="Cambria Math" w:cs="Times New Roman"/>
                      <w:bCs/>
                      <w:i/>
                      <w:color w:val="auto"/>
                      <w:sz w:val="24"/>
                      <w:szCs w:val="24"/>
                      <w:vertAlign w:val="baseline"/>
                      <w:lang w:val="en-US" w:eastAsia="zh-CN"/>
                    </w:rPr>
                  </w:ins>
                </m:ctrlPr>
              </m:sSupPr>
              <m:e>
                <w:ins w:id="3923" w:author="Administrator" w:date="2024-05-15T16:26:54Z">
                  <m:r>
                    <m:rPr/>
                    <w:rPr>
                      <w:rFonts w:hint="default" w:ascii="Cambria Math" w:hAnsi="Cambria Math" w:cs="Times New Roman"/>
                      <w:color w:val="auto"/>
                      <w:sz w:val="24"/>
                      <w:szCs w:val="24"/>
                      <w:vertAlign w:val="baseline"/>
                      <w:lang w:val="en-US" w:eastAsia="zh-CN"/>
                    </w:rPr>
                    <m:t>10</m:t>
                  </m:r>
                </w:ins>
                <m:ctrlPr>
                  <w:ins w:id="3924" w:author="Administrator" w:date="2024-05-15T16:26:54Z">
                    <w:rPr>
                      <w:rFonts w:hint="default" w:ascii="Cambria Math" w:hAnsi="Cambria Math" w:cs="Times New Roman"/>
                      <w:bCs/>
                      <w:i/>
                      <w:color w:val="auto"/>
                      <w:sz w:val="24"/>
                      <w:szCs w:val="24"/>
                      <w:vertAlign w:val="baseline"/>
                      <w:lang w:val="en-US" w:eastAsia="zh-CN"/>
                    </w:rPr>
                  </w:ins>
                </m:ctrlPr>
              </m:e>
              <m:sup>
                <w:ins w:id="3925" w:author="Administrator" w:date="2024-05-15T16:26:54Z">
                  <m:r>
                    <m:rPr/>
                    <w:rPr>
                      <w:rFonts w:hint="default" w:ascii="Cambria Math" w:hAnsi="Cambria Math" w:cs="Times New Roman"/>
                      <w:color w:val="auto"/>
                      <w:sz w:val="24"/>
                      <w:szCs w:val="24"/>
                      <w:vertAlign w:val="baseline"/>
                      <w:lang w:val="en-US" w:eastAsia="zh-CN"/>
                    </w:rPr>
                    <m:t>3</m:t>
                  </m:r>
                </w:ins>
                <m:ctrlPr>
                  <w:ins w:id="3926" w:author="Administrator" w:date="2024-05-15T16:26:54Z">
                    <w:rPr>
                      <w:rFonts w:hint="default" w:ascii="Cambria Math" w:hAnsi="Cambria Math" w:cs="Times New Roman"/>
                      <w:bCs/>
                      <w:i/>
                      <w:color w:val="auto"/>
                      <w:sz w:val="24"/>
                      <w:szCs w:val="24"/>
                      <w:vertAlign w:val="baseline"/>
                      <w:lang w:val="en-US" w:eastAsia="zh-CN"/>
                    </w:rPr>
                  </w:ins>
                </m:ctrlPr>
              </m:sup>
            </m:sSup>
            <m:ctrlPr>
              <w:ins w:id="3927" w:author="Administrator" w:date="2024-05-15T16:26:54Z">
                <w:rPr>
                  <w:rFonts w:hint="default" w:ascii="Cambria Math" w:hAnsi="Cambria Math" w:cs="Times New Roman"/>
                  <w:bCs/>
                  <w:i/>
                  <w:color w:val="auto"/>
                  <w:sz w:val="24"/>
                  <w:szCs w:val="24"/>
                  <w:vertAlign w:val="baseline"/>
                  <w:lang w:val="en-US" w:eastAsia="zh-CN"/>
                </w:rPr>
              </w:ins>
            </m:ctrlPr>
          </m:e>
        </m:rad>
      </m:oMath>
      <w:ins w:id="3928" w:author="Administrator" w:date="2024-05-15T16:26:54Z">
        <w:r>
          <w:rPr>
            <w:rFonts w:hint="default" w:ascii="Cambria Math" w:hAnsi="Cambria Math" w:cs="Times New Roman"/>
            <w:bCs/>
            <w:i/>
            <w:color w:val="auto"/>
            <w:sz w:val="24"/>
            <w:szCs w:val="24"/>
            <w:vertAlign w:val="baseline"/>
            <w:lang w:val="en-US" w:eastAsia="zh-CN"/>
          </w:rPr>
          <w:t xml:space="preserve"> 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680" w:leftChars="700" w:right="0" w:rightChars="0" w:firstLine="0" w:firstLineChars="0"/>
        <w:jc w:val="both"/>
        <w:textAlignment w:val="auto"/>
        <w:rPr>
          <w:ins w:id="3929" w:author="Administrator" w:date="2024-05-15T16:26:54Z"/>
          <w:rFonts w:hint="default" w:ascii="Cambria Math" w:hAnsi="Cambria Math" w:cs="Times New Roman"/>
          <w:b w:val="0"/>
          <w:i w:val="0"/>
          <w:color w:val="auto"/>
          <w:sz w:val="24"/>
          <w:szCs w:val="24"/>
          <w:vertAlign w:val="baseline"/>
          <w:lang w:val="en-US" w:eastAsia="zh-CN"/>
        </w:rPr>
      </w:pPr>
      <m:oMath>
        <w:ins w:id="3930" w:author="Administrator" w:date="2024-05-15T16:26:54Z">
          <m:r>
            <m:rPr>
              <m:sty m:val="p"/>
            </m:rPr>
            <w:rPr>
              <w:rFonts w:ascii="Cambria Math" w:hAnsi="Cambria Math" w:cs="Times New Roman"/>
              <w:color w:val="auto"/>
              <w:sz w:val="24"/>
              <w:szCs w:val="24"/>
              <w:vertAlign w:val="baseline"/>
              <w:lang w:val="en-US"/>
            </w:rPr>
            <m:t>=</m:t>
          </m:r>
        </w:ins>
        <w:ins w:id="3931" w:author="Administrator" w:date="2024-05-15T16:26:54Z">
          <m:r>
            <m:rPr>
              <m:sty m:val="p"/>
            </m:rPr>
            <w:rPr>
              <w:rFonts w:hint="default" w:ascii="Cambria Math" w:hAnsi="Cambria Math" w:cs="Times New Roman"/>
              <w:color w:val="auto"/>
              <w:sz w:val="24"/>
              <w:szCs w:val="24"/>
              <w:vertAlign w:val="baseline"/>
              <w:lang w:val="en-US" w:eastAsia="zh-CN"/>
            </w:rPr>
            <m:t>11.48mm</m:t>
          </m:r>
        </w:ins>
      </m:oMath>
      <w:ins w:id="3932" w:author="Administrator" w:date="2024-05-15T16:26:54Z">
        <w:r>
          <w:rPr>
            <w:rFonts w:hint="default" w:ascii="Cambria Math" w:hAnsi="Cambria Math" w:cs="Times New Roman"/>
            <w:b w:val="0"/>
            <w:i w:val="0"/>
            <w:color w:val="auto"/>
            <w:sz w:val="24"/>
            <w:szCs w:val="24"/>
            <w:vertAlign w:val="baseline"/>
            <w:lang w:val="en-US" w:eastAsia="zh-CN"/>
          </w:rPr>
          <w:t xml:space="preserve"> 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440" w:leftChars="600" w:firstLine="0" w:firstLineChars="0"/>
        <w:jc w:val="both"/>
        <w:textAlignment w:val="auto"/>
        <w:rPr>
          <w:ins w:id="3933" w:author="Administrator" w:date="2024-05-15T16:26:54Z"/>
          <w:rFonts w:hint="default" w:ascii="Cambria Math" w:hAnsi="Cambria Math" w:cs="Times New Roman"/>
          <w:bCs/>
          <w:i/>
          <w:iCs/>
          <w:color w:val="auto"/>
          <w:sz w:val="24"/>
          <w:szCs w:val="24"/>
          <w:vertAlign w:val="baseline"/>
          <w:lang w:val="en-US" w:eastAsia="zh-CN"/>
        </w:rPr>
      </w:pPr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rPr>
          <w:ins w:id="3934" w:author="Administrator" w:date="2024-05-15T16:26:54Z"/>
          <w:rFonts w:hint="eastAsia" w:ascii="Times New Roman" w:hAnsi="Times New Roman" w:cs="Times New Roman"/>
          <w:b w:val="0"/>
          <w:bCs/>
          <w:color w:val="auto"/>
          <w:sz w:val="24"/>
          <w:szCs w:val="24"/>
          <w:lang w:val="en-US" w:eastAsia="zh-CN"/>
        </w:rPr>
      </w:pPr>
      <w:ins w:id="3935" w:author="Administrator" w:date="2024-05-15T16:26:54Z">
        <w:r>
          <w:rPr>
            <w:rFonts w:hint="eastAsia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单片玻璃刚度计算：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440" w:leftChars="600" w:right="0" w:rightChars="0" w:firstLine="0" w:firstLineChars="0"/>
        <w:jc w:val="both"/>
        <w:textAlignment w:val="auto"/>
        <w:rPr>
          <w:ins w:id="3936" w:author="Administrator" w:date="2024-05-15T16:26:54Z"/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en-US" w:eastAsia="zh-CN"/>
        </w:rPr>
      </w:pPr>
      <m:oMathPara>
        <m:oMathParaPr>
          <m:jc m:val="left"/>
        </m:oMathParaPr>
        <m:oMath>
          <w:ins w:id="3937" w:author="Administrator" w:date="2024-05-15T16:26:54Z">
            <m:r>
              <m:rPr/>
              <w:rPr>
                <w:rFonts w:hint="default" w:ascii="Cambria Math" w:hAnsi="Cambria Math" w:cs="Times New Roman"/>
                <w:color w:val="auto"/>
                <w:sz w:val="24"/>
                <w:szCs w:val="24"/>
                <w:lang w:val="en-US" w:eastAsia="zh-CN"/>
              </w:rPr>
              <m:t>D</m:t>
            </m:r>
          </w:ins>
          <w:ins w:id="3938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color w:val="auto"/>
                <w:sz w:val="24"/>
                <w:szCs w:val="24"/>
                <w:lang w:val="en-US" w:eastAsia="zh-CN"/>
              </w:rPr>
              <m:t>=</m:t>
            </m:r>
          </w:ins>
          <m:f>
            <m:fPr>
              <m:ctrlPr>
                <w:ins w:id="3939" w:author="Administrator" w:date="2024-05-15T16:26:54Z">
                  <w:rPr>
                    <w:rFonts w:hint="default" w:ascii="Cambria Math" w:hAnsi="Cambria Math" w:cs="Times New Roman"/>
                    <w:b w:val="0"/>
                    <w:bCs/>
                    <w:color w:val="auto"/>
                    <w:sz w:val="24"/>
                    <w:szCs w:val="24"/>
                    <w:lang w:val="en-US" w:eastAsia="zh-CN"/>
                  </w:rPr>
                </w:ins>
              </m:ctrlPr>
            </m:fPr>
            <m:num>
              <w:ins w:id="3940" w:author="Administrator" w:date="2024-05-15T16:26:54Z">
                <m:r>
                  <m:rPr/>
                  <w:rPr>
                    <w:rFonts w:hint="default" w:ascii="Cambria Math" w:hAnsi="Cambria Math" w:cs="Times New Roman"/>
                    <w:color w:val="auto"/>
                    <w:sz w:val="24"/>
                    <w:szCs w:val="24"/>
                    <w:lang w:val="en-US" w:eastAsia="zh-CN"/>
                  </w:rPr>
                  <m:t>E</m:t>
                </m:r>
              </w:ins>
              <m:sSup>
                <m:sSupPr>
                  <m:ctrlPr>
                    <w:ins w:id="3941" w:author="Administrator" w:date="2024-05-15T16:26:54Z">
                      <w:rPr>
                        <w:rFonts w:hint="default" w:ascii="Cambria Math" w:hAnsi="Cambria Math" w:cs="Times New Roman"/>
                        <w:b w:val="0"/>
                        <w:bCs/>
                        <w:i/>
                        <w:iCs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sSupPr>
                <m:e>
                  <m:sSub>
                    <m:sSubPr>
                      <m:ctrlPr>
                        <w:ins w:id="3942" w:author="Administrator" w:date="2024-05-15T16:26:54Z">
                          <w:rPr>
                            <w:rFonts w:ascii="Cambria Math" w:hAnsi="Cambria Math" w:cs="Times New Roman"/>
                            <w:bCs/>
                            <w:i/>
                            <w:iCs/>
                            <w:color w:val="auto"/>
                            <w:sz w:val="24"/>
                            <w:szCs w:val="24"/>
                            <w:vertAlign w:val="baseline"/>
                            <w:lang w:val="en-US"/>
                          </w:rPr>
                        </w:ins>
                      </m:ctrlPr>
                    </m:sSubPr>
                    <m:e>
                      <w:ins w:id="3943" w:author="Administrator" w:date="2024-05-15T16:26:54Z">
                        <m:r>
                          <m:rPr/>
                          <w:rPr>
                            <w:rFonts w:hint="default" w:ascii="Cambria Math" w:hAnsi="Cambria Math" w:cs="Times New Roman"/>
                            <w:color w:val="auto"/>
                            <w:sz w:val="24"/>
                            <w:szCs w:val="24"/>
                            <w:vertAlign w:val="baseline"/>
                            <w:lang w:val="en-US" w:eastAsia="zh-CN"/>
                          </w:rPr>
                          <m:t>t</m:t>
                        </m:r>
                      </w:ins>
                      <m:ctrlPr>
                        <w:ins w:id="3944" w:author="Administrator" w:date="2024-05-15T16:26:54Z">
                          <w:rPr>
                            <w:rFonts w:ascii="Cambria Math" w:hAnsi="Cambria Math" w:cs="Times New Roman"/>
                            <w:bCs/>
                            <w:i/>
                            <w:iCs/>
                            <w:color w:val="auto"/>
                            <w:sz w:val="24"/>
                            <w:szCs w:val="24"/>
                            <w:vertAlign w:val="baseline"/>
                            <w:lang w:val="en-US"/>
                          </w:rPr>
                        </w:ins>
                      </m:ctrlPr>
                    </m:e>
                    <m:sub>
                      <w:ins w:id="3945" w:author="Administrator" w:date="2024-05-15T16:26:54Z">
                        <m:r>
                          <m:rPr/>
                          <w:rPr>
                            <w:rFonts w:hint="default" w:ascii="Cambria Math" w:hAnsi="Cambria Math" w:cs="Times New Roman"/>
                            <w:color w:val="auto"/>
                            <w:sz w:val="24"/>
                            <w:szCs w:val="24"/>
                            <w:vertAlign w:val="baseline"/>
                            <w:lang w:val="en-US" w:eastAsia="zh-CN"/>
                          </w:rPr>
                          <m:t>c</m:t>
                        </m:r>
                      </w:ins>
                      <m:ctrlPr>
                        <w:ins w:id="3946" w:author="Administrator" w:date="2024-05-15T16:26:54Z">
                          <w:rPr>
                            <w:rFonts w:ascii="Cambria Math" w:hAnsi="Cambria Math" w:cs="Times New Roman"/>
                            <w:bCs/>
                            <w:i/>
                            <w:iCs/>
                            <w:color w:val="auto"/>
                            <w:sz w:val="24"/>
                            <w:szCs w:val="24"/>
                            <w:vertAlign w:val="baseline"/>
                            <w:lang w:val="en-US"/>
                          </w:rPr>
                        </w:ins>
                      </m:ctrlPr>
                    </m:sub>
                  </m:sSub>
                  <m:ctrlPr>
                    <w:ins w:id="3947" w:author="Administrator" w:date="2024-05-15T16:26:54Z">
                      <w:rPr>
                        <w:rFonts w:hint="default" w:ascii="Cambria Math" w:hAnsi="Cambria Math" w:cs="Times New Roman"/>
                        <w:b w:val="0"/>
                        <w:bCs/>
                        <w:i/>
                        <w:iCs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e>
                <m:sup>
                  <w:ins w:id="3948" w:author="Administrator" w:date="2024-05-15T16:26:54Z">
                    <m:r>
                      <m:rPr/>
                      <w:rPr>
                        <w:rFonts w:hint="default" w:ascii="Cambria Math" w:hAnsi="Cambria Math" w:cs="Times New Roman"/>
                        <w:color w:val="auto"/>
                        <w:sz w:val="24"/>
                        <w:szCs w:val="24"/>
                        <w:lang w:val="en-US" w:eastAsia="zh-CN"/>
                      </w:rPr>
                      <m:t>3</m:t>
                    </m:r>
                  </w:ins>
                  <m:ctrlPr>
                    <w:ins w:id="3949" w:author="Administrator" w:date="2024-05-15T16:26:54Z">
                      <w:rPr>
                        <w:rFonts w:hint="default" w:ascii="Cambria Math" w:hAnsi="Cambria Math" w:cs="Times New Roman"/>
                        <w:b w:val="0"/>
                        <w:bCs/>
                        <w:i/>
                        <w:iCs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sup>
              </m:sSup>
              <m:ctrlPr>
                <w:ins w:id="3950" w:author="Administrator" w:date="2024-05-15T16:26:54Z">
                  <w:rPr>
                    <w:rFonts w:hint="default" w:ascii="Cambria Math" w:hAnsi="Cambria Math" w:cs="Times New Roman"/>
                    <w:b w:val="0"/>
                    <w:bCs/>
                    <w:color w:val="auto"/>
                    <w:sz w:val="24"/>
                    <w:szCs w:val="24"/>
                    <w:lang w:val="en-US" w:eastAsia="zh-CN"/>
                  </w:rPr>
                </w:ins>
              </m:ctrlPr>
            </m:num>
            <m:den>
              <w:ins w:id="3951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color w:val="auto"/>
                    <w:sz w:val="24"/>
                    <w:szCs w:val="24"/>
                    <w:lang w:val="en-US" w:eastAsia="zh-CN"/>
                  </w:rPr>
                  <m:t>12(1−</m:t>
                </m:r>
              </w:ins>
              <m:sSup>
                <m:sSupPr>
                  <m:ctrlPr>
                    <w:ins w:id="3952" w:author="Administrator" w:date="2024-05-15T16:26:54Z">
                      <w:rPr>
                        <w:rFonts w:hint="default" w:ascii="Cambria Math" w:hAnsi="Cambria Math" w:cs="Times New Roman"/>
                        <w:b w:val="0"/>
                        <w:bCs/>
                        <w:i/>
                        <w:iCs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sSupPr>
                <m:e>
                  <w:ins w:id="3953" w:author="Administrator" w:date="2024-05-15T16:26:54Z">
                    <m:r>
                      <m:rPr/>
                      <w:rPr>
                        <w:rFonts w:hint="default" w:ascii="Cambria Math" w:hAnsi="Cambria Math" w:cs="Times New Roman"/>
                        <w:color w:val="auto"/>
                        <w:sz w:val="24"/>
                        <w:szCs w:val="24"/>
                        <w:lang w:val="en-US" w:eastAsia="zh-CN"/>
                      </w:rPr>
                      <m:t>v</m:t>
                    </m:r>
                  </w:ins>
                  <m:ctrlPr>
                    <w:ins w:id="3954" w:author="Administrator" w:date="2024-05-15T16:26:54Z">
                      <w:rPr>
                        <w:rFonts w:hint="default" w:ascii="Cambria Math" w:hAnsi="Cambria Math" w:cs="Times New Roman"/>
                        <w:b w:val="0"/>
                        <w:bCs/>
                        <w:i/>
                        <w:iCs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e>
                <m:sup>
                  <w:ins w:id="3955" w:author="Administrator" w:date="2024-05-15T16:26:54Z">
                    <m:r>
                      <m:rPr/>
                      <w:rPr>
                        <w:rFonts w:hint="default" w:ascii="Cambria Math" w:hAnsi="Cambria Math" w:cs="Times New Roman"/>
                        <w:color w:val="auto"/>
                        <w:sz w:val="24"/>
                        <w:szCs w:val="24"/>
                        <w:lang w:val="en-US" w:eastAsia="zh-CN"/>
                      </w:rPr>
                      <m:t>2</m:t>
                    </m:r>
                  </w:ins>
                  <m:ctrlPr>
                    <w:ins w:id="3956" w:author="Administrator" w:date="2024-05-15T16:26:54Z">
                      <w:rPr>
                        <w:rFonts w:hint="default" w:ascii="Cambria Math" w:hAnsi="Cambria Math" w:cs="Times New Roman"/>
                        <w:b w:val="0"/>
                        <w:bCs/>
                        <w:i/>
                        <w:iCs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sup>
              </m:sSup>
              <w:ins w:id="3957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color w:val="auto"/>
                    <w:sz w:val="24"/>
                    <w:szCs w:val="24"/>
                    <w:lang w:val="en-US" w:eastAsia="zh-CN"/>
                  </w:rPr>
                  <m:t>)</m:t>
                </m:r>
              </w:ins>
              <m:ctrlPr>
                <w:ins w:id="3958" w:author="Administrator" w:date="2024-05-15T16:26:54Z">
                  <w:rPr>
                    <w:rFonts w:hint="default" w:ascii="Cambria Math" w:hAnsi="Cambria Math" w:cs="Times New Roman"/>
                    <w:b w:val="0"/>
                    <w:bCs/>
                    <w:color w:val="auto"/>
                    <w:sz w:val="24"/>
                    <w:szCs w:val="24"/>
                    <w:lang w:val="en-US" w:eastAsia="zh-CN"/>
                  </w:rPr>
                </w:ins>
              </m:ctrlPr>
            </m:den>
          </m:f>
          <w:ins w:id="3959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color w:val="auto"/>
                <w:sz w:val="24"/>
                <w:szCs w:val="24"/>
                <w:lang w:val="en-US" w:eastAsia="zh-CN"/>
              </w:rPr>
              <m:t>=</m:t>
            </m:r>
          </w:ins>
          <m:f>
            <m:fPr>
              <m:ctrlPr>
                <w:ins w:id="3960" w:author="Administrator" w:date="2024-05-15T16:26:54Z">
                  <w:rPr>
                    <w:rFonts w:hint="default" w:ascii="Cambria Math" w:hAnsi="Cambria Math" w:cs="Times New Roman"/>
                    <w:b w:val="0"/>
                    <w:bCs/>
                    <w:color w:val="auto"/>
                    <w:sz w:val="24"/>
                    <w:szCs w:val="24"/>
                    <w:lang w:val="en-US" w:eastAsia="zh-CN"/>
                  </w:rPr>
                </w:ins>
              </m:ctrlPr>
            </m:fPr>
            <m:num>
              <w:ins w:id="3961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color w:val="auto"/>
                    <w:sz w:val="24"/>
                    <w:szCs w:val="24"/>
                    <w:lang w:val="en-US" w:eastAsia="zh-CN"/>
                  </w:rPr>
                  <m:t>72000×</m:t>
                </m:r>
              </w:ins>
              <m:sSup>
                <m:sSupPr>
                  <m:ctrlPr>
                    <w:ins w:id="3962" w:author="Administrator" w:date="2024-05-15T16:26:54Z">
                      <w:rPr>
                        <w:rFonts w:hint="default" w:ascii="Cambria Math" w:hAnsi="Cambria Math" w:cs="Times New Roman"/>
                        <w:b w:val="0"/>
                        <w:bCs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sSupPr>
                <m:e>
                  <w:ins w:id="3963" w:author="Administrator" w:date="2024-05-15T16:26:54Z"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color w:val="auto"/>
                        <w:sz w:val="24"/>
                        <w:szCs w:val="24"/>
                        <w:lang w:val="en-US" w:eastAsia="zh-CN"/>
                      </w:rPr>
                      <m:t>11.48</m:t>
                    </m:r>
                  </w:ins>
                  <m:ctrlPr>
                    <w:ins w:id="3964" w:author="Administrator" w:date="2024-05-15T16:26:54Z">
                      <w:rPr>
                        <w:rFonts w:hint="default" w:ascii="Cambria Math" w:hAnsi="Cambria Math" w:cs="Times New Roman"/>
                        <w:b w:val="0"/>
                        <w:bCs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e>
                <m:sup>
                  <w:ins w:id="3965" w:author="Administrator" w:date="2024-05-15T16:26:54Z"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color w:val="auto"/>
                        <w:sz w:val="24"/>
                        <w:szCs w:val="24"/>
                        <w:lang w:val="en-US" w:eastAsia="zh-CN"/>
                      </w:rPr>
                      <m:t>3</m:t>
                    </m:r>
                  </w:ins>
                  <m:ctrlPr>
                    <w:ins w:id="3966" w:author="Administrator" w:date="2024-05-15T16:26:54Z">
                      <w:rPr>
                        <w:rFonts w:hint="default" w:ascii="Cambria Math" w:hAnsi="Cambria Math" w:cs="Times New Roman"/>
                        <w:b w:val="0"/>
                        <w:bCs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sup>
              </m:sSup>
              <m:ctrlPr>
                <w:ins w:id="3967" w:author="Administrator" w:date="2024-05-15T16:26:54Z">
                  <w:rPr>
                    <w:rFonts w:hint="default" w:ascii="Cambria Math" w:hAnsi="Cambria Math" w:cs="Times New Roman"/>
                    <w:b w:val="0"/>
                    <w:bCs/>
                    <w:color w:val="auto"/>
                    <w:sz w:val="24"/>
                    <w:szCs w:val="24"/>
                    <w:lang w:val="en-US" w:eastAsia="zh-CN"/>
                  </w:rPr>
                </w:ins>
              </m:ctrlPr>
            </m:num>
            <m:den>
              <w:ins w:id="3968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color w:val="auto"/>
                    <w:sz w:val="24"/>
                    <w:szCs w:val="24"/>
                    <w:lang w:val="en-US" w:eastAsia="zh-CN"/>
                  </w:rPr>
                  <m:t>12×(1−</m:t>
                </m:r>
              </w:ins>
              <m:sSup>
                <m:sSupPr>
                  <m:ctrlPr>
                    <w:ins w:id="3969" w:author="Administrator" w:date="2024-05-15T16:26:54Z">
                      <w:rPr>
                        <w:rFonts w:hint="default" w:ascii="Cambria Math" w:hAnsi="Cambria Math" w:cs="Times New Roman"/>
                        <w:b w:val="0"/>
                        <w:bCs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sSupPr>
                <m:e>
                  <w:ins w:id="3970" w:author="Administrator" w:date="2024-05-15T16:26:54Z"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color w:val="auto"/>
                        <w:sz w:val="24"/>
                        <w:szCs w:val="24"/>
                        <w:lang w:val="en-US" w:eastAsia="zh-CN"/>
                      </w:rPr>
                      <m:t>0.2</m:t>
                    </m:r>
                  </w:ins>
                  <m:ctrlPr>
                    <w:ins w:id="3971" w:author="Administrator" w:date="2024-05-15T16:26:54Z">
                      <w:rPr>
                        <w:rFonts w:hint="default" w:ascii="Cambria Math" w:hAnsi="Cambria Math" w:cs="Times New Roman"/>
                        <w:b w:val="0"/>
                        <w:bCs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e>
                <m:sup>
                  <w:ins w:id="3972" w:author="Administrator" w:date="2024-05-15T16:26:54Z"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color w:val="auto"/>
                        <w:sz w:val="24"/>
                        <w:szCs w:val="24"/>
                        <w:lang w:val="en-US" w:eastAsia="zh-CN"/>
                      </w:rPr>
                      <m:t>2</m:t>
                    </m:r>
                  </w:ins>
                  <m:ctrlPr>
                    <w:ins w:id="3973" w:author="Administrator" w:date="2024-05-15T16:26:54Z">
                      <w:rPr>
                        <w:rFonts w:hint="default" w:ascii="Cambria Math" w:hAnsi="Cambria Math" w:cs="Times New Roman"/>
                        <w:b w:val="0"/>
                        <w:bCs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sup>
              </m:sSup>
              <w:ins w:id="3974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color w:val="auto"/>
                    <w:sz w:val="24"/>
                    <w:szCs w:val="24"/>
                    <w:lang w:val="en-US" w:eastAsia="zh-CN"/>
                  </w:rPr>
                  <m:t>)</m:t>
                </m:r>
              </w:ins>
              <m:ctrlPr>
                <w:ins w:id="3975" w:author="Administrator" w:date="2024-05-15T16:26:54Z">
                  <w:rPr>
                    <w:rFonts w:hint="default" w:ascii="Cambria Math" w:hAnsi="Cambria Math" w:cs="Times New Roman"/>
                    <w:b w:val="0"/>
                    <w:bCs/>
                    <w:color w:val="auto"/>
                    <w:sz w:val="24"/>
                    <w:szCs w:val="24"/>
                    <w:lang w:val="en-US" w:eastAsia="zh-CN"/>
                  </w:rPr>
                </w:ins>
              </m:ctrlPr>
            </m:den>
          </m:f>
          <w:ins w:id="3976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color w:val="auto"/>
                <w:sz w:val="24"/>
                <w:szCs w:val="24"/>
                <w:lang w:val="en-US" w:eastAsia="zh-CN"/>
              </w:rPr>
              <m:t>=945000</m:t>
            </m:r>
          </w:ins>
          <w:ins w:id="3977" w:author="Administrator" w:date="2024-05-15T16:26:54Z">
            <m:r>
              <m:rPr/>
              <w:rPr>
                <w:rFonts w:hint="default" w:ascii="Cambria Math" w:hAnsi="Cambria Math" w:cs="Times New Roman"/>
                <w:color w:val="auto"/>
                <w:sz w:val="24"/>
                <w:szCs w:val="24"/>
                <w:lang w:val="en-US" w:eastAsia="zh-CN"/>
              </w:rPr>
              <m:t>N∙mm</m:t>
            </m:r>
          </w:ins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rPr>
          <w:ins w:id="3978" w:author="Administrator" w:date="2024-05-15T16:26:54Z"/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en-US" w:eastAsia="zh-CN"/>
        </w:rPr>
      </w:pPr>
      <w:ins w:id="3979" w:author="Administrator" w:date="2024-05-15T16:26:54Z">
        <w:r>
          <w:rPr>
            <w:rFonts w:hint="default" w:ascii="Times New Roman" w:hAnsi="Times New Roman" w:cs="Times New Roman"/>
            <w:b w:val="0"/>
            <w:bCs/>
            <w:i/>
            <w:iCs/>
            <w:color w:val="auto"/>
            <w:sz w:val="24"/>
            <w:szCs w:val="24"/>
            <w:lang w:val="en-US" w:eastAsia="zh-CN"/>
          </w:rPr>
          <w:t>qk</w:t>
        </w:r>
      </w:ins>
      <w:ins w:id="3980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:玻璃所受组合荷载标准值:</w:t>
        </w:r>
      </w:ins>
      <w:ins w:id="3981" w:author="Administrator" w:date="2024-05-15T16:26:54Z">
        <w:r>
          <w:rPr>
            <w:rFonts w:hint="eastAsia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3.08</w:t>
        </w:r>
      </w:ins>
      <w:ins w:id="3982" w:author="Administrator" w:date="2024-05-15T16:26:54Z">
        <w:r>
          <w:rPr>
            <w:rFonts w:hint="default" w:ascii="Times New Roman" w:hAnsi="Times New Roman" w:cs="Times New Roman"/>
            <w:b w:val="0"/>
            <w:bCs/>
            <w:i/>
            <w:iCs/>
            <w:color w:val="auto"/>
            <w:sz w:val="24"/>
            <w:szCs w:val="24"/>
            <w:lang w:val="en-US" w:eastAsia="zh-CN"/>
          </w:rPr>
          <w:t>kN/m</w:t>
        </w:r>
      </w:ins>
      <w:ins w:id="3983" w:author="Administrator" w:date="2024-05-15T16:26:54Z">
        <w:r>
          <w:rPr>
            <w:rFonts w:hint="default" w:ascii="Times New Roman" w:hAnsi="Times New Roman" w:cs="Times New Roman"/>
            <w:b w:val="0"/>
            <w:bCs/>
            <w:i/>
            <w:iCs/>
            <w:color w:val="auto"/>
            <w:sz w:val="24"/>
            <w:szCs w:val="24"/>
            <w:vertAlign w:val="superscript"/>
            <w:lang w:val="en-US" w:eastAsia="zh-CN"/>
          </w:rPr>
          <w:t>2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rPr>
          <w:ins w:id="3984" w:author="Administrator" w:date="2024-05-15T16:26:54Z"/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en-US" w:eastAsia="zh-CN"/>
        </w:rPr>
      </w:pPr>
      <w:ins w:id="3985" w:author="Administrator" w:date="2024-05-15T16:26:54Z">
        <w:r>
          <w:rPr>
            <w:rFonts w:hint="default" w:ascii="Times New Roman" w:hAnsi="Times New Roman" w:cs="Times New Roman"/>
            <w:b w:val="0"/>
            <w:bCs/>
            <w:i/>
            <w:iCs/>
            <w:color w:val="auto"/>
            <w:sz w:val="24"/>
            <w:szCs w:val="24"/>
            <w:lang w:val="en-US" w:eastAsia="zh-CN"/>
          </w:rPr>
          <w:t>μ</w:t>
        </w:r>
      </w:ins>
      <w:ins w:id="3986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:挠度系数</w:t>
        </w:r>
      </w:ins>
      <w:ins w:id="3987" w:author="Administrator" w:date="2024-05-15T16:26:54Z">
        <w:r>
          <w:rPr>
            <w:rFonts w:hint="eastAsia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，</w:t>
        </w:r>
      </w:ins>
      <w:ins w:id="3988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按边长比</w:t>
        </w:r>
      </w:ins>
      <w:ins w:id="3989" w:author="Administrator" w:date="2024-05-15T16:26:54Z">
        <w:r>
          <w:rPr>
            <w:rFonts w:hint="default" w:ascii="Times New Roman" w:hAnsi="Times New Roman" w:cs="Times New Roman"/>
            <w:b w:val="0"/>
            <w:bCs/>
            <w:i w:val="0"/>
            <w:iCs w:val="0"/>
            <w:color w:val="auto"/>
            <w:sz w:val="24"/>
            <w:szCs w:val="24"/>
            <w:lang w:val="en-US" w:eastAsia="zh-CN"/>
          </w:rPr>
          <w:t>a/b</w:t>
        </w:r>
      </w:ins>
      <w:ins w:id="3990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查表</w:t>
        </w:r>
      </w:ins>
      <w:ins w:id="3991" w:author="Administrator" w:date="2024-05-15T16:26:54Z">
        <w:r>
          <w:rPr>
            <w:rFonts w:hint="eastAsia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8.1.5-2</w:t>
        </w:r>
      </w:ins>
      <w:ins w:id="3992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得:</w:t>
        </w:r>
      </w:ins>
      <w:ins w:id="3993" w:author="Administrator" w:date="2024-05-15T16:26:54Z">
        <w:r>
          <w:rPr>
            <w:rFonts w:hint="default" w:ascii="Times New Roman" w:hAnsi="Times New Roman" w:cs="Times New Roman"/>
            <w:b w:val="0"/>
            <w:bCs/>
            <w:i/>
            <w:iCs/>
            <w:color w:val="auto"/>
            <w:sz w:val="24"/>
            <w:szCs w:val="24"/>
            <w:lang w:val="en-US" w:eastAsia="zh-CN"/>
          </w:rPr>
          <w:t>μ</w:t>
        </w:r>
      </w:ins>
      <w:ins w:id="3994" w:author="Administrator" w:date="2024-05-15T16:26:54Z">
        <w:r>
          <w:rPr>
            <w:rFonts w:hint="eastAsia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=0.01417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rPr>
          <w:ins w:id="3995" w:author="Administrator" w:date="2024-05-15T16:26:54Z"/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en-US" w:eastAsia="zh-CN"/>
        </w:rPr>
      </w:pPr>
      <w:ins w:id="3996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参数计算:(JGJ102-2003 6.1.2-3)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440" w:leftChars="600" w:firstLine="0" w:firstLineChars="0"/>
        <w:jc w:val="both"/>
        <w:textAlignment w:val="auto"/>
        <w:rPr>
          <w:ins w:id="3997" w:author="Administrator" w:date="2024-05-15T16:26:54Z"/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lang w:val="en-US" w:eastAsia="zh-CN"/>
        </w:rPr>
      </w:pPr>
      <m:oMathPara>
        <m:oMathParaPr>
          <m:jc m:val="left"/>
        </m:oMathParaPr>
        <m:oMath>
          <w:ins w:id="3998" w:author="Administrator" w:date="2024-05-15T16:26:54Z">
            <m:r>
              <m:rPr/>
              <w:rPr>
                <w:rFonts w:hint="default" w:ascii="Cambria Math" w:hAnsi="Cambria Math" w:cs="Times New Roman"/>
                <w:color w:val="auto"/>
                <w:sz w:val="24"/>
                <w:szCs w:val="24"/>
                <w:lang w:val="en-US"/>
              </w:rPr>
              <m:t>θ</m:t>
            </m:r>
          </w:ins>
          <w:ins w:id="3999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color w:val="auto"/>
                <w:sz w:val="24"/>
                <w:szCs w:val="24"/>
                <w:lang w:val="en-US" w:eastAsia="zh-CN"/>
              </w:rPr>
              <m:t>=</m:t>
            </m:r>
          </w:ins>
          <m:f>
            <m:fPr>
              <m:ctrlPr>
                <w:ins w:id="4000" w:author="Administrator" w:date="2024-05-15T16:26:54Z">
                  <w:rPr>
                    <w:rFonts w:hint="default" w:ascii="Cambria Math" w:hAnsi="Cambria Math" w:cs="Times New Roman"/>
                    <w:bCs/>
                    <w:color w:val="auto"/>
                    <w:sz w:val="24"/>
                    <w:szCs w:val="24"/>
                    <w:lang w:val="en-US" w:eastAsia="zh-CN"/>
                  </w:rPr>
                </w:ins>
              </m:ctrlPr>
            </m:fPr>
            <m:num>
              <m:sSub>
                <m:sSubPr>
                  <m:ctrlPr>
                    <w:ins w:id="4001" w:author="Administrator" w:date="2024-05-15T16:26:54Z">
                      <w:rPr>
                        <w:rFonts w:hint="default" w:ascii="Cambria Math" w:hAnsi="Cambria Math" w:cs="Times New Roman"/>
                        <w:bCs/>
                        <w:i/>
                        <w:iCs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sSubPr>
                <m:e>
                  <w:ins w:id="4002" w:author="Administrator" w:date="2024-05-15T16:26:54Z">
                    <m:r>
                      <m:rPr/>
                      <w:rPr>
                        <w:rFonts w:hint="default" w:ascii="Cambria Math" w:hAnsi="Cambria Math" w:cs="Times New Roman"/>
                        <w:color w:val="auto"/>
                        <w:sz w:val="24"/>
                        <w:szCs w:val="24"/>
                        <w:lang w:val="en-US" w:eastAsia="zh-CN"/>
                      </w:rPr>
                      <m:t>ω</m:t>
                    </m:r>
                  </w:ins>
                  <m:ctrlPr>
                    <w:ins w:id="4003" w:author="Administrator" w:date="2024-05-15T16:26:54Z">
                      <w:rPr>
                        <w:rFonts w:hint="default" w:ascii="Cambria Math" w:hAnsi="Cambria Math" w:cs="Times New Roman"/>
                        <w:bCs/>
                        <w:i/>
                        <w:iCs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e>
                <m:sub>
                  <w:ins w:id="4004" w:author="Administrator" w:date="2024-05-15T16:26:54Z">
                    <m:r>
                      <m:rPr/>
                      <w:rPr>
                        <w:rFonts w:hint="default" w:ascii="Cambria Math" w:hAnsi="Cambria Math" w:cs="Times New Roman"/>
                        <w:color w:val="auto"/>
                        <w:sz w:val="24"/>
                        <w:szCs w:val="24"/>
                        <w:lang w:val="en-US" w:eastAsia="zh-CN"/>
                      </w:rPr>
                      <m:t>k</m:t>
                    </m:r>
                  </w:ins>
                  <m:ctrlPr>
                    <w:ins w:id="4005" w:author="Administrator" w:date="2024-05-15T16:26:54Z">
                      <w:rPr>
                        <w:rFonts w:hint="default" w:ascii="Cambria Math" w:hAnsi="Cambria Math" w:cs="Times New Roman"/>
                        <w:bCs/>
                        <w:i/>
                        <w:iCs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sub>
              </m:sSub>
              <m:sSup>
                <m:sSupPr>
                  <m:ctrlPr>
                    <w:ins w:id="4006" w:author="Administrator" w:date="2024-05-15T16:26:54Z">
                      <w:rPr>
                        <w:rFonts w:hint="default" w:ascii="Cambria Math" w:hAnsi="Cambria Math" w:cs="Times New Roman"/>
                        <w:bCs/>
                        <w:i/>
                        <w:iCs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sSupPr>
                <m:e>
                  <w:ins w:id="4007" w:author="Administrator" w:date="2024-05-15T16:26:54Z">
                    <m:r>
                      <m:rPr/>
                      <w:rPr>
                        <w:rFonts w:hint="default" w:ascii="Cambria Math" w:hAnsi="Cambria Math" w:cs="Times New Roman"/>
                        <w:color w:val="auto"/>
                        <w:sz w:val="24"/>
                        <w:szCs w:val="24"/>
                        <w:lang w:val="en-US" w:eastAsia="zh-CN"/>
                      </w:rPr>
                      <m:t>a</m:t>
                    </m:r>
                  </w:ins>
                  <m:ctrlPr>
                    <w:ins w:id="4008" w:author="Administrator" w:date="2024-05-15T16:26:54Z">
                      <w:rPr>
                        <w:rFonts w:hint="default" w:ascii="Cambria Math" w:hAnsi="Cambria Math" w:cs="Times New Roman"/>
                        <w:bCs/>
                        <w:i/>
                        <w:iCs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e>
                <m:sup>
                  <w:ins w:id="4009" w:author="Administrator" w:date="2024-05-15T16:26:54Z">
                    <m:r>
                      <m:rPr/>
                      <w:rPr>
                        <w:rFonts w:hint="default" w:ascii="Cambria Math" w:hAnsi="Cambria Math" w:cs="Times New Roman"/>
                        <w:color w:val="auto"/>
                        <w:sz w:val="24"/>
                        <w:szCs w:val="24"/>
                        <w:lang w:val="en-US" w:eastAsia="zh-CN"/>
                      </w:rPr>
                      <m:t>4</m:t>
                    </m:r>
                  </w:ins>
                  <m:ctrlPr>
                    <w:ins w:id="4010" w:author="Administrator" w:date="2024-05-15T16:26:54Z">
                      <w:rPr>
                        <w:rFonts w:hint="default" w:ascii="Cambria Math" w:hAnsi="Cambria Math" w:cs="Times New Roman"/>
                        <w:bCs/>
                        <w:i/>
                        <w:iCs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sup>
              </m:sSup>
              <m:ctrlPr>
                <w:ins w:id="4011" w:author="Administrator" w:date="2024-05-15T16:26:54Z">
                  <w:rPr>
                    <w:rFonts w:hint="default" w:ascii="Cambria Math" w:hAnsi="Cambria Math" w:cs="Times New Roman"/>
                    <w:bCs/>
                    <w:color w:val="auto"/>
                    <w:sz w:val="24"/>
                    <w:szCs w:val="24"/>
                    <w:lang w:val="en-US" w:eastAsia="zh-CN"/>
                  </w:rPr>
                </w:ins>
              </m:ctrlPr>
            </m:num>
            <m:den>
              <w:ins w:id="4012" w:author="Administrator" w:date="2024-05-15T16:26:54Z">
                <m:r>
                  <m:rPr/>
                  <w:rPr>
                    <w:rFonts w:hint="default" w:ascii="Cambria Math" w:hAnsi="Cambria Math" w:cs="Times New Roman"/>
                    <w:color w:val="auto"/>
                    <w:sz w:val="24"/>
                    <w:szCs w:val="24"/>
                    <w:lang w:val="en-US" w:eastAsia="zh-CN"/>
                  </w:rPr>
                  <m:t>E</m:t>
                </m:r>
              </w:ins>
              <m:sSup>
                <m:sSupPr>
                  <m:ctrlPr>
                    <w:ins w:id="4013" w:author="Administrator" w:date="2024-05-15T16:26:54Z">
                      <w:rPr>
                        <w:rFonts w:hint="default" w:ascii="Cambria Math" w:hAnsi="Cambria Math" w:cs="Times New Roman"/>
                        <w:bCs/>
                        <w:i/>
                        <w:iCs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sSupPr>
                <m:e>
                  <w:ins w:id="4014" w:author="Administrator" w:date="2024-05-15T16:26:54Z">
                    <m:r>
                      <m:rPr/>
                      <w:rPr>
                        <w:rFonts w:hint="default" w:ascii="Cambria Math" w:hAnsi="Cambria Math" w:cs="Times New Roman"/>
                        <w:color w:val="auto"/>
                        <w:sz w:val="24"/>
                        <w:szCs w:val="24"/>
                        <w:lang w:val="en-US" w:eastAsia="zh-CN"/>
                      </w:rPr>
                      <m:t>t</m:t>
                    </m:r>
                  </w:ins>
                  <m:ctrlPr>
                    <w:ins w:id="4015" w:author="Administrator" w:date="2024-05-15T16:26:54Z">
                      <w:rPr>
                        <w:rFonts w:hint="default" w:ascii="Cambria Math" w:hAnsi="Cambria Math" w:cs="Times New Roman"/>
                        <w:bCs/>
                        <w:i/>
                        <w:iCs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e>
                <m:sup>
                  <w:ins w:id="4016" w:author="Administrator" w:date="2024-05-15T16:26:54Z">
                    <m:r>
                      <m:rPr/>
                      <w:rPr>
                        <w:rFonts w:hint="default" w:ascii="Cambria Math" w:hAnsi="Cambria Math" w:cs="Times New Roman"/>
                        <w:color w:val="auto"/>
                        <w:sz w:val="24"/>
                        <w:szCs w:val="24"/>
                        <w:lang w:val="en-US" w:eastAsia="zh-CN"/>
                      </w:rPr>
                      <m:t>4</m:t>
                    </m:r>
                  </w:ins>
                  <m:ctrlPr>
                    <w:ins w:id="4017" w:author="Administrator" w:date="2024-05-15T16:26:54Z">
                      <w:rPr>
                        <w:rFonts w:hint="default" w:ascii="Cambria Math" w:hAnsi="Cambria Math" w:cs="Times New Roman"/>
                        <w:bCs/>
                        <w:i/>
                        <w:iCs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sup>
              </m:sSup>
              <m:ctrlPr>
                <w:ins w:id="4018" w:author="Administrator" w:date="2024-05-15T16:26:54Z">
                  <w:rPr>
                    <w:rFonts w:hint="default" w:ascii="Cambria Math" w:hAnsi="Cambria Math" w:cs="Times New Roman"/>
                    <w:bCs/>
                    <w:color w:val="auto"/>
                    <w:sz w:val="24"/>
                    <w:szCs w:val="24"/>
                    <w:lang w:val="en-US" w:eastAsia="zh-CN"/>
                  </w:rPr>
                </w:ins>
              </m:ctrlPr>
            </m:den>
          </m:f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680" w:leftChars="700" w:right="0" w:rightChars="0" w:firstLine="0" w:firstLineChars="0"/>
        <w:jc w:val="both"/>
        <w:textAlignment w:val="auto"/>
        <w:rPr>
          <w:ins w:id="4019" w:author="Administrator" w:date="2024-05-15T16:26:54Z"/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lang w:val="en-US" w:eastAsia="zh-CN"/>
        </w:rPr>
      </w:pPr>
      <m:oMathPara>
        <m:oMathParaPr>
          <m:jc m:val="left"/>
        </m:oMathParaPr>
        <m:oMath>
          <w:ins w:id="4020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color w:val="auto"/>
                <w:sz w:val="24"/>
                <w:szCs w:val="24"/>
                <w:lang w:val="en-US" w:eastAsia="zh-CN" w:bidi="ar-SA"/>
              </w:rPr>
              <m:t>=</m:t>
            </m:r>
          </w:ins>
          <m:f>
            <m:fPr>
              <m:ctrlPr>
                <w:ins w:id="4021" w:author="Administrator" w:date="2024-05-15T16:26:54Z">
                  <w:rPr>
                    <w:rFonts w:hint="default" w:ascii="Cambria Math" w:hAnsi="Cambria Math" w:cs="Times New Roman"/>
                    <w:b w:val="0"/>
                    <w:bCs/>
                    <w:color w:val="auto"/>
                    <w:sz w:val="24"/>
                    <w:szCs w:val="24"/>
                    <w:lang w:val="en-US" w:eastAsia="zh-CN" w:bidi="ar-SA"/>
                  </w:rPr>
                </w:ins>
              </m:ctrlPr>
            </m:fPr>
            <m:num>
              <w:ins w:id="4022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color w:val="auto"/>
                    <w:sz w:val="24"/>
                    <w:szCs w:val="24"/>
                    <w:lang w:val="en-US" w:eastAsia="zh-CN" w:bidi="ar-SA"/>
                  </w:rPr>
                  <m:t>3.08</m:t>
                </m:r>
              </w:ins>
              <w:ins w:id="4023" w:author="Administrator" w:date="2024-05-15T16:26:54Z">
                <m:r>
                  <m:rPr>
                    <m:sty m:val="p"/>
                  </m:rPr>
                  <w:rPr>
                    <w:rFonts w:hint="eastAsia" w:ascii="Cambria Math" w:hAnsi="Cambria Math" w:cs="Times New Roman"/>
                    <w:color w:val="auto"/>
                    <w:sz w:val="24"/>
                    <w:szCs w:val="24"/>
                    <w:lang w:val="en-US" w:eastAsia="zh-CN" w:bidi="ar-SA"/>
                  </w:rPr>
                  <m:t>×</m:t>
                </m:r>
              </w:ins>
              <m:sSup>
                <m:sSupPr>
                  <m:ctrlPr>
                    <w:ins w:id="4024" w:author="Administrator" w:date="2024-05-15T16:26:54Z">
                      <w:rPr>
                        <w:rFonts w:hint="default" w:ascii="Cambria Math" w:hAnsi="Cambria Math" w:cs="Times New Roman"/>
                        <w:b w:val="0"/>
                        <w:i w:val="0"/>
                        <w:color w:val="auto"/>
                        <w:sz w:val="24"/>
                        <w:szCs w:val="24"/>
                        <w:lang w:val="en-US" w:eastAsia="zh-CN" w:bidi="ar-SA"/>
                      </w:rPr>
                    </w:ins>
                  </m:ctrlPr>
                </m:sSupPr>
                <m:e>
                  <w:ins w:id="4025" w:author="Administrator" w:date="2024-05-15T16:26:54Z"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color w:val="auto"/>
                        <w:sz w:val="24"/>
                        <w:szCs w:val="24"/>
                        <w:lang w:val="en-US" w:eastAsia="zh-CN" w:bidi="ar-SA"/>
                      </w:rPr>
                      <m:t>10</m:t>
                    </m:r>
                  </w:ins>
                  <m:ctrlPr>
                    <w:ins w:id="4026" w:author="Administrator" w:date="2024-05-15T16:26:54Z">
                      <w:rPr>
                        <w:rFonts w:hint="default" w:ascii="Cambria Math" w:hAnsi="Cambria Math" w:cs="Times New Roman"/>
                        <w:b w:val="0"/>
                        <w:i w:val="0"/>
                        <w:color w:val="auto"/>
                        <w:sz w:val="24"/>
                        <w:szCs w:val="24"/>
                        <w:lang w:val="en-US" w:eastAsia="zh-CN" w:bidi="ar-SA"/>
                      </w:rPr>
                    </w:ins>
                  </m:ctrlPr>
                </m:e>
                <m:sup>
                  <w:ins w:id="4027" w:author="Administrator" w:date="2024-05-15T16:26:54Z"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color w:val="auto"/>
                        <w:sz w:val="24"/>
                        <w:szCs w:val="24"/>
                        <w:lang w:val="en-US" w:eastAsia="zh-CN" w:bidi="ar-SA"/>
                      </w:rPr>
                      <m:t>−3</m:t>
                    </m:r>
                  </w:ins>
                  <m:ctrlPr>
                    <w:ins w:id="4028" w:author="Administrator" w:date="2024-05-15T16:26:54Z">
                      <w:rPr>
                        <w:rFonts w:hint="default" w:ascii="Cambria Math" w:hAnsi="Cambria Math" w:cs="Times New Roman"/>
                        <w:b w:val="0"/>
                        <w:i w:val="0"/>
                        <w:color w:val="auto"/>
                        <w:sz w:val="24"/>
                        <w:szCs w:val="24"/>
                        <w:lang w:val="en-US" w:eastAsia="zh-CN" w:bidi="ar-SA"/>
                      </w:rPr>
                    </w:ins>
                  </m:ctrlPr>
                </m:sup>
              </m:sSup>
              <w:ins w:id="4029" w:author="Administrator" w:date="2024-05-15T16:26:54Z"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  <w:sz w:val="24"/>
                    <w:szCs w:val="24"/>
                    <w:lang w:val="en-US" w:bidi="ar-SA"/>
                  </w:rPr>
                  <m:t>×</m:t>
                </m:r>
              </w:ins>
              <m:sSup>
                <m:sSupPr>
                  <m:ctrlPr>
                    <w:ins w:id="4030" w:author="Administrator" w:date="2024-05-15T16:26:54Z">
                      <w:rPr>
                        <w:rFonts w:ascii="Cambria Math" w:hAnsi="Cambria Math" w:cs="Times New Roman"/>
                        <w:bCs/>
                        <w:color w:val="auto"/>
                        <w:sz w:val="24"/>
                        <w:szCs w:val="24"/>
                        <w:lang w:val="en-US" w:bidi="ar-SA"/>
                      </w:rPr>
                    </w:ins>
                  </m:ctrlPr>
                </m:sSupPr>
                <m:e>
                  <w:ins w:id="4031" w:author="Administrator" w:date="2024-05-15T16:26:54Z"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color w:val="auto"/>
                        <w:sz w:val="24"/>
                        <w:szCs w:val="24"/>
                        <w:lang w:val="en-US" w:eastAsia="zh-CN" w:bidi="ar-SA"/>
                      </w:rPr>
                      <m:t>1500</m:t>
                    </m:r>
                  </w:ins>
                  <m:ctrlPr>
                    <w:ins w:id="4032" w:author="Administrator" w:date="2024-05-15T16:26:54Z">
                      <w:rPr>
                        <w:rFonts w:ascii="Cambria Math" w:hAnsi="Cambria Math" w:cs="Times New Roman"/>
                        <w:bCs/>
                        <w:color w:val="auto"/>
                        <w:sz w:val="24"/>
                        <w:szCs w:val="24"/>
                        <w:lang w:val="en-US" w:bidi="ar-SA"/>
                      </w:rPr>
                    </w:ins>
                  </m:ctrlPr>
                </m:e>
                <m:sup>
                  <w:ins w:id="4033" w:author="Administrator" w:date="2024-05-15T16:26:54Z"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color w:val="auto"/>
                        <w:sz w:val="24"/>
                        <w:szCs w:val="24"/>
                        <w:lang w:val="en-US" w:eastAsia="zh-CN" w:bidi="ar-SA"/>
                      </w:rPr>
                      <m:t>4</m:t>
                    </m:r>
                  </w:ins>
                  <m:ctrlPr>
                    <w:ins w:id="4034" w:author="Administrator" w:date="2024-05-15T16:26:54Z">
                      <w:rPr>
                        <w:rFonts w:ascii="Cambria Math" w:hAnsi="Cambria Math" w:cs="Times New Roman"/>
                        <w:bCs/>
                        <w:color w:val="auto"/>
                        <w:sz w:val="24"/>
                        <w:szCs w:val="24"/>
                        <w:lang w:val="en-US" w:bidi="ar-SA"/>
                      </w:rPr>
                    </w:ins>
                  </m:ctrlPr>
                </m:sup>
              </m:sSup>
              <w:ins w:id="4039" w:author="Administrator" w:date="2024-05-15T16:26:54Z"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  <w:position w:val="-10"/>
                    <w:sz w:val="24"/>
                    <w:szCs w:val="24"/>
                    <w:lang w:val="en-US" w:bidi="ar-SA"/>
                  </w:rPr>
                  <w:object>
                    <v:shape id="_x0000_i1025" o:spt="75" type="#_x0000_t75" style="height:17pt;width:9pt;" o:ole="t" filled="f" o:preferrelative="t" stroked="f" coordsize="21600,21600">
                      <v:path/>
                      <v:fill on="f" focussize="0,0"/>
                      <v:stroke on="f"/>
                      <v:imagedata r:id="rId46" o:title=""/>
                      <o:lock v:ext="edit" aspectratio="t"/>
                      <w10:wrap type="none"/>
                      <w10:anchorlock/>
                    </v:shape>
                    <o:OLEObject Type="Embed" ProgID="Equation.KSEE3" ShapeID="_x0000_i1025" DrawAspect="Content" ObjectID="_1468075725" r:id="rId45">
                      <o:LockedField>false</o:LockedField>
                    </o:OLEObject>
                  </w:object>
                </m:r>
              </w:ins>
              <m:ctrlPr>
                <w:ins w:id="4041" w:author="Administrator" w:date="2024-05-15T16:26:54Z">
                  <w:rPr>
                    <w:rFonts w:hint="default" w:ascii="Cambria Math" w:hAnsi="Cambria Math" w:cs="Times New Roman"/>
                    <w:b w:val="0"/>
                    <w:bCs/>
                    <w:color w:val="auto"/>
                    <w:sz w:val="24"/>
                    <w:szCs w:val="24"/>
                    <w:lang w:val="en-US" w:eastAsia="zh-CN" w:bidi="ar-SA"/>
                  </w:rPr>
                </w:ins>
              </m:ctrlPr>
            </m:num>
            <m:den>
              <w:ins w:id="4042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color w:val="auto"/>
                    <w:sz w:val="24"/>
                    <w:szCs w:val="24"/>
                    <w:lang w:val="en-US" w:eastAsia="zh-CN" w:bidi="ar-SA"/>
                  </w:rPr>
                  <m:t>72000</m:t>
                </m:r>
              </w:ins>
              <w:ins w:id="4043" w:author="Administrator" w:date="2024-05-15T16:26:54Z"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  <w:sz w:val="24"/>
                    <w:szCs w:val="24"/>
                    <w:lang w:val="en-US" w:bidi="ar-SA"/>
                  </w:rPr>
                  <m:t>×</m:t>
                </m:r>
              </w:ins>
              <w:ins w:id="4044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color w:val="auto"/>
                    <w:sz w:val="24"/>
                    <w:szCs w:val="24"/>
                    <w:lang w:val="en-US" w:eastAsia="zh-CN" w:bidi="ar-SA"/>
                  </w:rPr>
                  <m:t>0.95</m:t>
                </m:r>
              </w:ins>
              <w:ins w:id="4045" w:author="Administrator" w:date="2024-05-15T16:26:54Z">
                <m:r>
                  <m:rPr>
                    <m:sty m:val="p"/>
                  </m:rPr>
                  <w:rPr>
                    <w:rFonts w:hint="eastAsia" w:ascii="Cambria Math" w:hAnsi="Cambria Math" w:cs="Times New Roman"/>
                    <w:color w:val="auto"/>
                    <w:sz w:val="24"/>
                    <w:szCs w:val="24"/>
                    <w:lang w:val="en-US" w:eastAsia="zh-CN" w:bidi="ar-SA"/>
                  </w:rPr>
                  <m:t>×</m:t>
                </m:r>
              </w:ins>
              <m:sSup>
                <m:sSupPr>
                  <m:ctrlPr>
                    <w:ins w:id="4046" w:author="Administrator" w:date="2024-05-15T16:26:54Z">
                      <w:rPr>
                        <w:rFonts w:ascii="Cambria Math" w:hAnsi="Cambria Math" w:cs="Times New Roman"/>
                        <w:bCs/>
                        <w:color w:val="auto"/>
                        <w:sz w:val="24"/>
                        <w:szCs w:val="24"/>
                        <w:lang w:val="en-US" w:bidi="ar-SA"/>
                      </w:rPr>
                    </w:ins>
                  </m:ctrlPr>
                </m:sSupPr>
                <m:e>
                  <w:ins w:id="4047" w:author="Administrator" w:date="2024-05-15T16:26:54Z"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color w:val="auto"/>
                        <w:sz w:val="24"/>
                        <w:szCs w:val="24"/>
                        <w:lang w:val="en-US" w:eastAsia="zh-CN" w:bidi="ar-SA"/>
                      </w:rPr>
                      <m:t>11.48</m:t>
                    </m:r>
                  </w:ins>
                  <m:ctrlPr>
                    <w:ins w:id="4048" w:author="Administrator" w:date="2024-05-15T16:26:54Z">
                      <w:rPr>
                        <w:rFonts w:ascii="Cambria Math" w:hAnsi="Cambria Math" w:cs="Times New Roman"/>
                        <w:bCs/>
                        <w:color w:val="auto"/>
                        <w:sz w:val="24"/>
                        <w:szCs w:val="24"/>
                        <w:lang w:val="en-US" w:bidi="ar-SA"/>
                      </w:rPr>
                    </w:ins>
                  </m:ctrlPr>
                </m:e>
                <m:sup>
                  <w:ins w:id="4049" w:author="Administrator" w:date="2024-05-15T16:26:54Z"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color w:val="auto"/>
                        <w:sz w:val="24"/>
                        <w:szCs w:val="24"/>
                        <w:lang w:val="en-US" w:eastAsia="zh-CN" w:bidi="ar-SA"/>
                      </w:rPr>
                      <m:t>4</m:t>
                    </m:r>
                  </w:ins>
                  <m:ctrlPr>
                    <w:ins w:id="4050" w:author="Administrator" w:date="2024-05-15T16:26:54Z">
                      <w:rPr>
                        <w:rFonts w:ascii="Cambria Math" w:hAnsi="Cambria Math" w:cs="Times New Roman"/>
                        <w:bCs/>
                        <w:color w:val="auto"/>
                        <w:sz w:val="24"/>
                        <w:szCs w:val="24"/>
                        <w:lang w:val="en-US" w:bidi="ar-SA"/>
                      </w:rPr>
                    </w:ins>
                  </m:ctrlPr>
                </m:sup>
              </m:sSup>
              <m:ctrlPr>
                <w:ins w:id="4051" w:author="Administrator" w:date="2024-05-15T16:26:54Z">
                  <w:rPr>
                    <w:rFonts w:hint="default" w:ascii="Cambria Math" w:hAnsi="Cambria Math" w:cs="Times New Roman"/>
                    <w:b w:val="0"/>
                    <w:bCs/>
                    <w:color w:val="auto"/>
                    <w:sz w:val="24"/>
                    <w:szCs w:val="24"/>
                    <w:lang w:val="en-US" w:eastAsia="zh-CN" w:bidi="ar-SA"/>
                  </w:rPr>
                </w:ins>
              </m:ctrlPr>
            </m:den>
          </m:f>
          <w:ins w:id="4052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color w:val="auto"/>
                <w:sz w:val="24"/>
                <w:szCs w:val="24"/>
                <w:lang w:val="en-US" w:eastAsia="zh-CN" w:bidi="ar-SA"/>
              </w:rPr>
              <m:t>=13.14</m:t>
            </m:r>
          </w:ins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rPr>
          <w:ins w:id="4053" w:author="Administrator" w:date="2024-05-15T16:26:54Z"/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en-US" w:eastAsia="zh-CN"/>
        </w:rPr>
      </w:pPr>
      <w:ins w:id="4054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折减系数,根据参数查表6.1.2-2得</w:t>
        </w:r>
      </w:ins>
      <m:oMath>
        <w:ins w:id="4055" w:author="Administrator" w:date="2024-05-15T16:26:54Z">
          <m:r>
            <m:rPr/>
            <w:rPr>
              <w:rFonts w:hint="default" w:ascii="Cambria Math" w:hAnsi="Cambria Math" w:cs="Times New Roman"/>
              <w:color w:val="auto"/>
              <w:sz w:val="24"/>
              <w:szCs w:val="24"/>
              <w:lang w:val="en-US" w:eastAsia="zh-CN"/>
            </w:rPr>
            <m:t>η</m:t>
          </m:r>
        </w:ins>
      </m:oMath>
      <w:ins w:id="4056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=</w:t>
        </w:r>
      </w:ins>
      <w:ins w:id="4057" w:author="Administrator" w:date="2024-05-15T16:26:54Z">
        <w:r>
          <w:rPr>
            <w:rFonts w:hint="eastAsia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0.95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rPr>
          <w:ins w:id="4058" w:author="Administrator" w:date="2024-05-15T16:26:54Z"/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en-US" w:eastAsia="zh-CN"/>
        </w:rPr>
      </w:pPr>
      <w:ins w:id="4059" w:author="Administrator" w:date="2024-05-15T16:26:54Z">
        <w:r>
          <w:rPr>
            <w:rFonts w:hint="default" w:ascii="Times New Roman" w:hAnsi="Times New Roman" w:cs="Times New Roman"/>
            <w:b w:val="0"/>
            <w:bCs/>
            <w:i/>
            <w:iCs/>
            <w:color w:val="auto"/>
            <w:sz w:val="24"/>
            <w:szCs w:val="24"/>
            <w:lang w:val="en-US" w:eastAsia="zh-CN"/>
          </w:rPr>
          <w:t>d</w:t>
        </w:r>
      </w:ins>
      <w:ins w:id="4060" w:author="Administrator" w:date="2024-05-15T16:26:54Z">
        <w:r>
          <w:rPr>
            <w:rFonts w:hint="default" w:ascii="Times New Roman" w:hAnsi="Times New Roman" w:cs="Times New Roman"/>
            <w:b w:val="0"/>
            <w:bCs/>
            <w:i/>
            <w:iCs/>
            <w:color w:val="auto"/>
            <w:sz w:val="24"/>
            <w:szCs w:val="24"/>
            <w:vertAlign w:val="subscript"/>
            <w:lang w:val="en-US" w:eastAsia="zh-CN"/>
          </w:rPr>
          <w:t>f</w:t>
        </w:r>
      </w:ins>
      <w:ins w:id="4061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:玻璃组合荷载标准值作用下挠度最大值(JGJ102-2003 6.1.3-2)</w:t>
        </w:r>
      </w:ins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440" w:leftChars="600" w:right="0" w:rightChars="0" w:firstLine="0" w:firstLineChars="0"/>
        <w:jc w:val="both"/>
        <w:textAlignment w:val="auto"/>
        <w:rPr>
          <w:ins w:id="4062" w:author="Administrator" w:date="2024-05-15T16:26:54Z"/>
          <w:rFonts w:hint="eastAsia" w:hAnsi="Cambria Math" w:cs="Times New Roman"/>
          <w:b w:val="0"/>
          <w:i w:val="0"/>
          <w:color w:val="auto"/>
          <w:sz w:val="24"/>
          <w:szCs w:val="24"/>
          <w:lang w:val="en-US" w:eastAsia="zh-CN"/>
        </w:rPr>
      </w:pPr>
      <m:oMathPara>
        <m:oMathParaPr>
          <m:jc m:val="left"/>
        </m:oMathParaPr>
        <m:oMath>
          <m:sSub>
            <m:sSubPr>
              <m:ctrlPr>
                <w:ins w:id="4063" w:author="Administrator" w:date="2024-05-15T16:26:54Z">
                  <w:rPr>
                    <w:rFonts w:hint="default" w:ascii="Cambria Math" w:hAnsi="Cambria Math" w:cs="Times New Roman"/>
                    <w:b w:val="0"/>
                    <w:i/>
                    <w:iCs/>
                    <w:color w:val="auto"/>
                    <w:sz w:val="24"/>
                    <w:szCs w:val="24"/>
                    <w:lang w:val="en-US" w:eastAsia="zh-CN"/>
                  </w:rPr>
                </w:ins>
              </m:ctrlPr>
            </m:sSubPr>
            <m:e>
              <w:ins w:id="4064" w:author="Administrator" w:date="2024-05-15T16:26:54Z">
                <m:r>
                  <m:rPr/>
                  <w:rPr>
                    <w:rFonts w:hint="default" w:ascii="Cambria Math" w:hAnsi="Cambria Math" w:cs="Times New Roman"/>
                    <w:color w:val="auto"/>
                    <w:sz w:val="24"/>
                    <w:szCs w:val="24"/>
                    <w:lang w:val="en-US" w:eastAsia="zh-CN"/>
                  </w:rPr>
                  <m:t>d</m:t>
                </m:r>
              </w:ins>
              <m:ctrlPr>
                <w:ins w:id="4065" w:author="Administrator" w:date="2024-05-15T16:26:54Z">
                  <w:rPr>
                    <w:rFonts w:hint="default" w:ascii="Cambria Math" w:hAnsi="Cambria Math" w:cs="Times New Roman"/>
                    <w:b w:val="0"/>
                    <w:i/>
                    <w:iCs/>
                    <w:color w:val="auto"/>
                    <w:sz w:val="24"/>
                    <w:szCs w:val="24"/>
                    <w:lang w:val="en-US" w:eastAsia="zh-CN"/>
                  </w:rPr>
                </w:ins>
              </m:ctrlPr>
            </m:e>
            <m:sub>
              <w:ins w:id="4066" w:author="Administrator" w:date="2024-05-15T16:26:54Z">
                <m:r>
                  <m:rPr/>
                  <w:rPr>
                    <w:rFonts w:hint="default" w:ascii="Cambria Math" w:hAnsi="Cambria Math" w:cs="Times New Roman"/>
                    <w:color w:val="auto"/>
                    <w:sz w:val="24"/>
                    <w:szCs w:val="24"/>
                    <w:lang w:val="en-US" w:eastAsia="zh-CN"/>
                  </w:rPr>
                  <m:t>f</m:t>
                </m:r>
              </w:ins>
              <m:ctrlPr>
                <w:ins w:id="4067" w:author="Administrator" w:date="2024-05-15T16:26:54Z">
                  <w:rPr>
                    <w:rFonts w:hint="default" w:ascii="Cambria Math" w:hAnsi="Cambria Math" w:cs="Times New Roman"/>
                    <w:b w:val="0"/>
                    <w:i/>
                    <w:iCs/>
                    <w:color w:val="auto"/>
                    <w:sz w:val="24"/>
                    <w:szCs w:val="24"/>
                    <w:lang w:val="en-US" w:eastAsia="zh-CN"/>
                  </w:rPr>
                </w:ins>
              </m:ctrlPr>
            </m:sub>
          </m:sSub>
          <w:ins w:id="4068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color w:val="auto"/>
                <w:sz w:val="24"/>
                <w:szCs w:val="24"/>
                <w:lang w:val="en-US" w:eastAsia="zh-CN"/>
              </w:rPr>
              <m:t>=</m:t>
            </m:r>
          </w:ins>
          <m:f>
            <m:fPr>
              <m:ctrlPr>
                <w:ins w:id="4069" w:author="Administrator" w:date="2024-05-15T16:26:54Z">
                  <w:rPr>
                    <w:rFonts w:hint="default" w:ascii="Cambria Math" w:hAnsi="Cambria Math" w:cs="Times New Roman"/>
                    <w:b w:val="0"/>
                    <w:i w:val="0"/>
                    <w:color w:val="auto"/>
                    <w:sz w:val="24"/>
                    <w:szCs w:val="24"/>
                    <w:lang w:val="en-US" w:eastAsia="zh-CN"/>
                  </w:rPr>
                </w:ins>
              </m:ctrlPr>
            </m:fPr>
            <m:num>
              <w:ins w:id="4070" w:author="Administrator" w:date="2024-05-15T16:26:54Z">
                <m:r>
                  <m:rPr/>
                  <w:rPr>
                    <w:rFonts w:hint="default" w:ascii="Cambria Math" w:hAnsi="Cambria Math" w:cs="Times New Roman"/>
                    <w:color w:val="auto"/>
                    <w:sz w:val="24"/>
                    <w:szCs w:val="24"/>
                    <w:lang w:val="en-US" w:eastAsia="zh-CN"/>
                  </w:rPr>
                  <m:t>μ</m:t>
                </m:r>
              </w:ins>
              <m:sSub>
                <m:sSubPr>
                  <m:ctrlPr>
                    <w:ins w:id="4071" w:author="Administrator" w:date="2024-05-15T16:26:54Z">
                      <w:rPr>
                        <w:rFonts w:hint="default" w:ascii="Cambria Math" w:hAnsi="Cambria Math" w:cs="Times New Roman"/>
                        <w:b w:val="0"/>
                        <w:i/>
                        <w:iCs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sSubPr>
                <m:e>
                  <w:ins w:id="4072" w:author="Administrator" w:date="2024-05-15T16:26:54Z">
                    <m:r>
                      <m:rPr/>
                      <w:rPr>
                        <w:rFonts w:hint="default" w:ascii="Cambria Math" w:hAnsi="Cambria Math" w:cs="Times New Roman"/>
                        <w:color w:val="auto"/>
                        <w:sz w:val="24"/>
                        <w:szCs w:val="24"/>
                        <w:lang w:val="en-US" w:eastAsia="zh-CN"/>
                      </w:rPr>
                      <m:t>ω</m:t>
                    </m:r>
                  </w:ins>
                  <m:ctrlPr>
                    <w:ins w:id="4073" w:author="Administrator" w:date="2024-05-15T16:26:54Z">
                      <w:rPr>
                        <w:rFonts w:hint="default" w:ascii="Cambria Math" w:hAnsi="Cambria Math" w:cs="Times New Roman"/>
                        <w:b w:val="0"/>
                        <w:i/>
                        <w:iCs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e>
                <m:sub>
                  <w:ins w:id="4074" w:author="Administrator" w:date="2024-05-15T16:26:54Z">
                    <m:r>
                      <m:rPr/>
                      <w:rPr>
                        <w:rFonts w:hint="default" w:ascii="Cambria Math" w:hAnsi="Cambria Math" w:cs="Times New Roman"/>
                        <w:color w:val="auto"/>
                        <w:sz w:val="24"/>
                        <w:szCs w:val="24"/>
                        <w:lang w:val="en-US" w:eastAsia="zh-CN"/>
                      </w:rPr>
                      <m:t>k</m:t>
                    </m:r>
                  </w:ins>
                  <m:ctrlPr>
                    <w:ins w:id="4075" w:author="Administrator" w:date="2024-05-15T16:26:54Z">
                      <w:rPr>
                        <w:rFonts w:hint="default" w:ascii="Cambria Math" w:hAnsi="Cambria Math" w:cs="Times New Roman"/>
                        <w:b w:val="0"/>
                        <w:i/>
                        <w:iCs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sub>
              </m:sSub>
              <m:sSup>
                <m:sSupPr>
                  <m:ctrlPr>
                    <w:ins w:id="4076" w:author="Administrator" w:date="2024-05-15T16:26:54Z">
                      <w:rPr>
                        <w:rFonts w:hint="default" w:ascii="Cambria Math" w:hAnsi="Cambria Math" w:cs="Times New Roman"/>
                        <w:b w:val="0"/>
                        <w:i/>
                        <w:iCs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sSupPr>
                <m:e>
                  <w:ins w:id="4077" w:author="Administrator" w:date="2024-05-15T16:26:54Z">
                    <m:r>
                      <m:rPr/>
                      <w:rPr>
                        <w:rFonts w:hint="default" w:ascii="Cambria Math" w:hAnsi="Cambria Math" w:cs="Times New Roman"/>
                        <w:color w:val="auto"/>
                        <w:sz w:val="24"/>
                        <w:szCs w:val="24"/>
                        <w:lang w:val="en-US" w:eastAsia="zh-CN"/>
                      </w:rPr>
                      <m:t>a</m:t>
                    </m:r>
                  </w:ins>
                  <m:ctrlPr>
                    <w:ins w:id="4078" w:author="Administrator" w:date="2024-05-15T16:26:54Z">
                      <w:rPr>
                        <w:rFonts w:hint="default" w:ascii="Cambria Math" w:hAnsi="Cambria Math" w:cs="Times New Roman"/>
                        <w:b w:val="0"/>
                        <w:i/>
                        <w:iCs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e>
                <m:sup>
                  <w:ins w:id="4079" w:author="Administrator" w:date="2024-05-15T16:26:54Z">
                    <m:r>
                      <m:rPr/>
                      <w:rPr>
                        <w:rFonts w:hint="default" w:ascii="Cambria Math" w:hAnsi="Cambria Math" w:cs="Times New Roman"/>
                        <w:color w:val="auto"/>
                        <w:sz w:val="24"/>
                        <w:szCs w:val="24"/>
                        <w:lang w:val="en-US" w:eastAsia="zh-CN"/>
                      </w:rPr>
                      <m:t>4</m:t>
                    </m:r>
                  </w:ins>
                  <m:ctrlPr>
                    <w:ins w:id="4080" w:author="Administrator" w:date="2024-05-15T16:26:54Z">
                      <w:rPr>
                        <w:rFonts w:hint="default" w:ascii="Cambria Math" w:hAnsi="Cambria Math" w:cs="Times New Roman"/>
                        <w:b w:val="0"/>
                        <w:i/>
                        <w:iCs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sup>
              </m:sSup>
              <m:ctrlPr>
                <w:ins w:id="4081" w:author="Administrator" w:date="2024-05-15T16:26:54Z">
                  <w:rPr>
                    <w:rFonts w:hint="default" w:ascii="Cambria Math" w:hAnsi="Cambria Math" w:cs="Times New Roman"/>
                    <w:b w:val="0"/>
                    <w:i w:val="0"/>
                    <w:color w:val="auto"/>
                    <w:sz w:val="24"/>
                    <w:szCs w:val="24"/>
                    <w:lang w:val="en-US" w:eastAsia="zh-CN"/>
                  </w:rPr>
                </w:ins>
              </m:ctrlPr>
            </m:num>
            <m:den>
              <w:ins w:id="4082" w:author="Administrator" w:date="2024-05-15T16:26:54Z">
                <m:r>
                  <m:rPr/>
                  <w:rPr>
                    <w:rFonts w:hint="default" w:ascii="Cambria Math" w:hAnsi="Cambria Math" w:cs="Times New Roman"/>
                    <w:color w:val="auto"/>
                    <w:sz w:val="24"/>
                    <w:szCs w:val="24"/>
                    <w:lang w:val="en-US" w:eastAsia="zh-CN"/>
                  </w:rPr>
                  <m:t>D</m:t>
                </m:r>
              </w:ins>
              <m:ctrlPr>
                <w:ins w:id="4083" w:author="Administrator" w:date="2024-05-15T16:26:54Z">
                  <w:rPr>
                    <w:rFonts w:hint="default" w:ascii="Cambria Math" w:hAnsi="Cambria Math" w:cs="Times New Roman"/>
                    <w:b w:val="0"/>
                    <w:i w:val="0"/>
                    <w:color w:val="auto"/>
                    <w:sz w:val="24"/>
                    <w:szCs w:val="24"/>
                    <w:lang w:val="en-US" w:eastAsia="zh-CN"/>
                  </w:rPr>
                </w:ins>
              </m:ctrlPr>
            </m:den>
          </m:f>
          <w:ins w:id="4084" w:author="Administrator" w:date="2024-05-15T16:26:54Z">
            <m:r>
              <m:rPr/>
              <w:rPr>
                <w:rFonts w:hint="default" w:ascii="Cambria Math" w:hAnsi="Cambria Math" w:cs="Times New Roman"/>
                <w:color w:val="auto"/>
                <w:sz w:val="24"/>
                <w:szCs w:val="24"/>
                <w:lang w:val="en-US" w:eastAsia="zh-CN"/>
              </w:rPr>
              <m:t>η</m:t>
            </m:r>
          </w:ins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680" w:leftChars="700" w:right="0" w:rightChars="0" w:firstLine="0" w:firstLineChars="0"/>
        <w:jc w:val="both"/>
        <w:textAlignment w:val="auto"/>
        <w:rPr>
          <w:ins w:id="4085" w:author="Administrator" w:date="2024-05-15T16:26:54Z"/>
          <w:rFonts w:hint="default" w:ascii="Times New Roman" w:hAnsi="Times New Roman" w:eastAsia="宋体" w:cs="Times New Roman"/>
          <w:b w:val="0"/>
          <w:bCs/>
          <w:color w:val="auto"/>
          <w:sz w:val="24"/>
          <w:szCs w:val="24"/>
          <w:lang w:val="en-US" w:eastAsia="zh-CN"/>
        </w:rPr>
      </w:pPr>
      <m:oMathPara>
        <m:oMathParaPr>
          <m:jc m:val="left"/>
        </m:oMathParaPr>
        <m:oMath>
          <w:ins w:id="4086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color w:val="auto"/>
                <w:sz w:val="24"/>
                <w:szCs w:val="24"/>
                <w:lang w:val="en-US" w:eastAsia="zh-CN"/>
              </w:rPr>
              <m:t>=</m:t>
            </m:r>
          </w:ins>
          <m:f>
            <m:fPr>
              <m:ctrlPr>
                <w:ins w:id="4087" w:author="Administrator" w:date="2024-05-15T16:26:54Z">
                  <w:rPr>
                    <w:rFonts w:hint="default" w:ascii="Cambria Math" w:hAnsi="Cambria Math" w:cs="Times New Roman"/>
                    <w:b w:val="0"/>
                    <w:bCs/>
                    <w:color w:val="auto"/>
                    <w:sz w:val="24"/>
                    <w:szCs w:val="24"/>
                    <w:lang w:val="en-US" w:eastAsia="zh-CN"/>
                  </w:rPr>
                </w:ins>
              </m:ctrlPr>
            </m:fPr>
            <m:num>
              <w:ins w:id="4088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color w:val="auto"/>
                    <w:sz w:val="24"/>
                    <w:szCs w:val="24"/>
                    <w:lang w:val="en-US" w:eastAsia="zh-CN"/>
                  </w:rPr>
                  <m:t>0.01417×3.08</m:t>
                </m:r>
              </w:ins>
              <w:ins w:id="4089" w:author="Administrator" w:date="2024-05-15T16:26:54Z">
                <m:r>
                  <m:rPr>
                    <m:sty m:val="p"/>
                  </m:rPr>
                  <w:rPr>
                    <w:rFonts w:hint="eastAsia" w:ascii="Cambria Math" w:hAnsi="Cambria Math" w:cs="Times New Roman"/>
                    <w:color w:val="auto"/>
                    <w:sz w:val="24"/>
                    <w:szCs w:val="24"/>
                    <w:lang w:val="en-US" w:eastAsia="zh-CN"/>
                  </w:rPr>
                  <m:t>×</m:t>
                </m:r>
              </w:ins>
              <m:sSup>
                <m:sSupPr>
                  <m:ctrlPr>
                    <w:ins w:id="4090" w:author="Administrator" w:date="2024-05-15T16:26:54Z">
                      <w:rPr>
                        <w:rFonts w:hint="eastAsia" w:ascii="Cambria Math" w:hAnsi="Cambria Math" w:cs="Times New Roman"/>
                        <w:b w:val="0"/>
                        <w:i w:val="0"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sSupPr>
                <m:e>
                  <w:ins w:id="4091" w:author="Administrator" w:date="2024-05-15T16:26:54Z"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color w:val="auto"/>
                        <w:sz w:val="24"/>
                        <w:szCs w:val="24"/>
                        <w:lang w:val="en-US" w:eastAsia="zh-CN"/>
                      </w:rPr>
                      <m:t>10</m:t>
                    </m:r>
                  </w:ins>
                  <m:ctrlPr>
                    <w:ins w:id="4092" w:author="Administrator" w:date="2024-05-15T16:26:54Z">
                      <w:rPr>
                        <w:rFonts w:hint="eastAsia" w:ascii="Cambria Math" w:hAnsi="Cambria Math" w:cs="Times New Roman"/>
                        <w:b w:val="0"/>
                        <w:i w:val="0"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e>
                <m:sup>
                  <w:ins w:id="4093" w:author="Administrator" w:date="2024-05-15T16:26:54Z"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color w:val="auto"/>
                        <w:sz w:val="24"/>
                        <w:szCs w:val="24"/>
                        <w:lang w:val="en-US" w:eastAsia="zh-CN"/>
                      </w:rPr>
                      <m:t>−3</m:t>
                    </m:r>
                  </w:ins>
                  <m:ctrlPr>
                    <w:ins w:id="4094" w:author="Administrator" w:date="2024-05-15T16:26:54Z">
                      <w:rPr>
                        <w:rFonts w:hint="eastAsia" w:ascii="Cambria Math" w:hAnsi="Cambria Math" w:cs="Times New Roman"/>
                        <w:b w:val="0"/>
                        <w:i w:val="0"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sup>
              </m:sSup>
              <w:ins w:id="4095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color w:val="auto"/>
                    <w:sz w:val="24"/>
                    <w:szCs w:val="24"/>
                    <w:lang w:val="en-US" w:eastAsia="zh-CN"/>
                  </w:rPr>
                  <m:t>×</m:t>
                </m:r>
              </w:ins>
              <m:sSup>
                <m:sSupPr>
                  <m:ctrlPr>
                    <w:ins w:id="4096" w:author="Administrator" w:date="2024-05-15T16:26:54Z">
                      <w:rPr>
                        <w:rFonts w:hint="default" w:ascii="Cambria Math" w:hAnsi="Cambria Math" w:cs="Times New Roman"/>
                        <w:b w:val="0"/>
                        <w:bCs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sSupPr>
                <m:e>
                  <w:ins w:id="4097" w:author="Administrator" w:date="2024-05-15T16:26:54Z"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color w:val="auto"/>
                        <w:sz w:val="24"/>
                        <w:szCs w:val="24"/>
                        <w:lang w:val="en-US" w:eastAsia="zh-CN"/>
                      </w:rPr>
                      <m:t>1500</m:t>
                    </m:r>
                  </w:ins>
                  <m:ctrlPr>
                    <w:ins w:id="4098" w:author="Administrator" w:date="2024-05-15T16:26:54Z">
                      <w:rPr>
                        <w:rFonts w:hint="default" w:ascii="Cambria Math" w:hAnsi="Cambria Math" w:cs="Times New Roman"/>
                        <w:b w:val="0"/>
                        <w:bCs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e>
                <m:sup>
                  <w:ins w:id="4099" w:author="Administrator" w:date="2024-05-15T16:26:54Z"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color w:val="auto"/>
                        <w:sz w:val="24"/>
                        <w:szCs w:val="24"/>
                        <w:lang w:val="en-US" w:eastAsia="zh-CN"/>
                      </w:rPr>
                      <m:t>4</m:t>
                    </m:r>
                  </w:ins>
                  <m:ctrlPr>
                    <w:ins w:id="4100" w:author="Administrator" w:date="2024-05-15T16:26:54Z">
                      <w:rPr>
                        <w:rFonts w:hint="default" w:ascii="Cambria Math" w:hAnsi="Cambria Math" w:cs="Times New Roman"/>
                        <w:b w:val="0"/>
                        <w:bCs/>
                        <w:color w:val="auto"/>
                        <w:sz w:val="24"/>
                        <w:szCs w:val="24"/>
                        <w:lang w:val="en-US" w:eastAsia="zh-CN"/>
                      </w:rPr>
                    </w:ins>
                  </m:ctrlPr>
                </m:sup>
              </m:sSup>
              <m:ctrlPr>
                <w:ins w:id="4101" w:author="Administrator" w:date="2024-05-15T16:26:54Z">
                  <w:rPr>
                    <w:rFonts w:hint="default" w:ascii="Cambria Math" w:hAnsi="Cambria Math" w:cs="Times New Roman"/>
                    <w:b w:val="0"/>
                    <w:bCs/>
                    <w:color w:val="auto"/>
                    <w:sz w:val="24"/>
                    <w:szCs w:val="24"/>
                    <w:lang w:val="en-US" w:eastAsia="zh-CN"/>
                  </w:rPr>
                </w:ins>
              </m:ctrlPr>
            </m:num>
            <m:den>
              <w:ins w:id="4102" w:author="Administrator" w:date="2024-05-15T16:26:54Z"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color w:val="auto"/>
                    <w:sz w:val="24"/>
                    <w:szCs w:val="24"/>
                    <w:lang w:val="en-US" w:eastAsia="zh-CN"/>
                  </w:rPr>
                  <m:t>945000</m:t>
                </m:r>
              </w:ins>
              <m:ctrlPr>
                <w:ins w:id="4103" w:author="Administrator" w:date="2024-05-15T16:26:54Z">
                  <w:rPr>
                    <w:rFonts w:hint="default" w:ascii="Cambria Math" w:hAnsi="Cambria Math" w:cs="Times New Roman"/>
                    <w:b w:val="0"/>
                    <w:bCs/>
                    <w:color w:val="auto"/>
                    <w:sz w:val="24"/>
                    <w:szCs w:val="24"/>
                    <w:lang w:val="en-US" w:eastAsia="zh-CN"/>
                  </w:rPr>
                </w:ins>
              </m:ctrlPr>
            </m:den>
          </m:f>
          <w:ins w:id="4104" w:author="Administrator" w:date="2024-05-15T16:26:54Z">
            <m:r>
              <m:rPr>
                <m:sty m:val="p"/>
              </m:rPr>
              <w:rPr>
                <w:rFonts w:ascii="Cambria Math" w:hAnsi="Cambria Math" w:cs="Times New Roman"/>
                <w:color w:val="auto"/>
                <w:sz w:val="24"/>
                <w:szCs w:val="24"/>
                <w:lang w:val="en-US"/>
              </w:rPr>
              <m:t>×</m:t>
            </m:r>
          </w:ins>
          <w:ins w:id="4105" w:author="Administrator" w:date="2024-05-15T16:26:54Z">
            <m:r>
              <m:rPr>
                <m:sty m:val="p"/>
              </m:rPr>
              <w:rPr>
                <w:rFonts w:hint="default" w:ascii="Cambria Math" w:hAnsi="Cambria Math" w:cs="Times New Roman"/>
                <w:color w:val="auto"/>
                <w:sz w:val="24"/>
                <w:szCs w:val="24"/>
                <w:lang w:val="en-US" w:eastAsia="zh-CN"/>
              </w:rPr>
              <m:t>0.95</m:t>
            </m:r>
          </w:ins>
        </m:oMath>
      </m:oMathPara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1680" w:leftChars="700" w:right="0" w:rightChars="0" w:firstLine="0" w:firstLineChars="0"/>
        <w:jc w:val="both"/>
        <w:textAlignment w:val="auto"/>
        <w:rPr>
          <w:ins w:id="4106" w:author="Administrator" w:date="2024-05-15T16:26:54Z"/>
          <w:rFonts w:hint="eastAsia" w:hAnsi="Cambria Math" w:cs="Times New Roman"/>
          <w:b w:val="0"/>
          <w:i w:val="0"/>
          <w:color w:val="auto"/>
          <w:sz w:val="24"/>
          <w:szCs w:val="24"/>
          <w:highlight w:val="none"/>
          <w:lang w:val="en-US" w:eastAsia="zh-CN"/>
        </w:rPr>
      </w:pPr>
      <m:oMath>
        <w:ins w:id="4107" w:author="Administrator" w:date="2024-05-15T16:26:54Z">
          <m:r>
            <m:rPr>
              <m:sty m:val="p"/>
            </m:rPr>
            <w:rPr>
              <w:rFonts w:hint="default" w:ascii="Cambria Math" w:hAnsi="Cambria Math" w:cs="Times New Roman"/>
              <w:color w:val="auto"/>
              <w:sz w:val="24"/>
              <w:szCs w:val="24"/>
              <w:highlight w:val="none"/>
              <w:lang w:val="en-US" w:eastAsia="zh-CN"/>
            </w:rPr>
            <m:t>=22.21</m:t>
          </m:r>
        </w:ins>
        <w:ins w:id="4108" w:author="Administrator" w:date="2024-05-15T16:26:54Z">
          <m:r>
            <m:rPr/>
            <w:rPr>
              <w:rFonts w:hint="default" w:ascii="Cambria Math" w:hAnsi="Cambria Math" w:cs="Times New Roman"/>
              <w:color w:val="auto"/>
              <w:sz w:val="24"/>
              <w:szCs w:val="24"/>
              <w:highlight w:val="none"/>
              <w:lang w:val="en-US" w:eastAsia="zh-CN"/>
            </w:rPr>
            <m:t>mm</m:t>
          </m:r>
        </w:ins>
        <w:ins w:id="4109" w:author="Administrator" w:date="2024-05-15T16:26:54Z">
          <m:r>
            <m:rPr>
              <m:sty m:val="p"/>
            </m:rPr>
            <w:rPr>
              <w:rFonts w:hint="default" w:ascii="Cambria Math" w:hAnsi="Cambria Math" w:cs="Times New Roman"/>
              <w:color w:val="auto"/>
              <w:sz w:val="24"/>
              <w:szCs w:val="24"/>
              <w:highlight w:val="none"/>
              <w:lang w:val="en-US" w:eastAsia="zh-CN"/>
            </w:rPr>
            <m:t>&lt;</m:t>
          </m:r>
        </w:ins>
        <m:sSub>
          <m:sSubPr>
            <m:ctrlPr>
              <w:ins w:id="4110" w:author="Administrator" w:date="2024-05-15T16:26:54Z">
                <w:rPr>
                  <w:rFonts w:hint="default" w:ascii="Cambria Math" w:hAnsi="Cambria Math" w:cs="Times New Roman"/>
                  <w:b w:val="0"/>
                  <w:bCs/>
                  <w:i/>
                  <w:iCs/>
                  <w:color w:val="auto"/>
                  <w:sz w:val="24"/>
                  <w:szCs w:val="24"/>
                  <w:highlight w:val="none"/>
                  <w:lang w:val="en-US" w:eastAsia="zh-CN"/>
                </w:rPr>
              </w:ins>
            </m:ctrlPr>
          </m:sSubPr>
          <m:e>
            <w:ins w:id="4111" w:author="Administrator" w:date="2024-05-15T16:26:54Z">
              <m:r>
                <m:rPr/>
                <w:rPr>
                  <w:rFonts w:hint="default" w:ascii="Cambria Math" w:hAnsi="Cambria Math" w:cs="Times New Roman"/>
                  <w:color w:val="auto"/>
                  <w:sz w:val="24"/>
                  <w:szCs w:val="24"/>
                  <w:highlight w:val="none"/>
                  <w:lang w:val="en-US" w:eastAsia="zh-CN"/>
                </w:rPr>
                <m:t>d</m:t>
              </m:r>
            </w:ins>
            <m:ctrlPr>
              <w:ins w:id="4112" w:author="Administrator" w:date="2024-05-15T16:26:54Z">
                <w:rPr>
                  <w:rFonts w:hint="default" w:ascii="Cambria Math" w:hAnsi="Cambria Math" w:cs="Times New Roman"/>
                  <w:b w:val="0"/>
                  <w:bCs/>
                  <w:i/>
                  <w:iCs/>
                  <w:color w:val="auto"/>
                  <w:sz w:val="24"/>
                  <w:szCs w:val="24"/>
                  <w:highlight w:val="none"/>
                  <w:lang w:val="en-US" w:eastAsia="zh-CN"/>
                </w:rPr>
              </w:ins>
            </m:ctrlPr>
          </m:e>
          <m:sub>
            <w:ins w:id="4113" w:author="Administrator" w:date="2024-05-15T16:26:54Z">
              <m:r>
                <m:rPr/>
                <w:rPr>
                  <w:rFonts w:hint="default" w:ascii="Cambria Math" w:hAnsi="Cambria Math" w:cs="Times New Roman"/>
                  <w:color w:val="auto"/>
                  <w:sz w:val="24"/>
                  <w:szCs w:val="24"/>
                  <w:highlight w:val="none"/>
                  <w:lang w:val="en-US" w:eastAsia="zh-CN"/>
                </w:rPr>
                <m:t>flim</m:t>
              </m:r>
            </w:ins>
            <m:ctrlPr>
              <w:ins w:id="4114" w:author="Administrator" w:date="2024-05-15T16:26:54Z">
                <w:rPr>
                  <w:rFonts w:hint="default" w:ascii="Cambria Math" w:hAnsi="Cambria Math" w:cs="Times New Roman"/>
                  <w:b w:val="0"/>
                  <w:bCs/>
                  <w:i/>
                  <w:iCs/>
                  <w:color w:val="auto"/>
                  <w:sz w:val="24"/>
                  <w:szCs w:val="24"/>
                  <w:highlight w:val="none"/>
                  <w:lang w:val="en-US" w:eastAsia="zh-CN"/>
                </w:rPr>
              </w:ins>
            </m:ctrlPr>
          </m:sub>
        </m:sSub>
        <w:ins w:id="4115" w:author="Administrator" w:date="2024-05-15T16:26:54Z">
          <m:r>
            <m:rPr>
              <m:sty m:val="p"/>
            </m:rPr>
            <w:rPr>
              <w:rFonts w:hint="default" w:ascii="Cambria Math" w:hAnsi="Cambria Math" w:cs="Times New Roman"/>
              <w:color w:val="auto"/>
              <w:sz w:val="24"/>
              <w:szCs w:val="24"/>
              <w:highlight w:val="none"/>
              <w:lang w:val="en-US" w:eastAsia="zh-CN"/>
            </w:rPr>
            <m:t>=25</m:t>
          </m:r>
        </w:ins>
        <w:ins w:id="4116" w:author="Administrator" w:date="2024-05-15T16:26:54Z">
          <m:r>
            <m:rPr/>
            <w:rPr>
              <w:rFonts w:hint="default" w:ascii="Cambria Math" w:hAnsi="Cambria Math" w:cs="Times New Roman"/>
              <w:color w:val="auto"/>
              <w:sz w:val="24"/>
              <w:szCs w:val="24"/>
              <w:highlight w:val="none"/>
              <w:lang w:val="en-US" w:eastAsia="zh-CN"/>
            </w:rPr>
            <m:t>mm</m:t>
          </m:r>
        </w:ins>
      </m:oMath>
      <w:ins w:id="4117" w:author="Administrator" w:date="2024-05-15T16:26:54Z">
        <w:r>
          <w:rPr>
            <w:rFonts w:hint="eastAsia" w:hAnsi="Cambria Math" w:cs="Times New Roman"/>
            <w:b w:val="0"/>
            <w:i w:val="0"/>
            <w:color w:val="auto"/>
            <w:sz w:val="24"/>
            <w:szCs w:val="24"/>
            <w:highlight w:val="none"/>
            <w:lang w:val="en-US" w:eastAsia="zh-CN"/>
          </w:rPr>
          <w:t>；</w:t>
        </w:r>
      </w:ins>
    </w:p>
    <w:p>
      <w:pPr>
        <w:pStyle w:val="23"/>
        <w:numPr>
          <w:ilvl w:val="0"/>
          <w:numId w:val="0"/>
        </w:numPr>
        <w:ind w:right="0" w:rightChars="0" w:firstLine="960" w:firstLineChars="400"/>
        <w:rPr>
          <w:rFonts w:hint="eastAsia" w:ascii="Times New Roman" w:hAnsi="Times New Roman" w:cs="Times New Roman"/>
          <w:color w:val="auto"/>
          <w:sz w:val="24"/>
          <w:szCs w:val="24"/>
          <w:vertAlign w:val="baseline"/>
          <w:lang w:val="en-US" w:eastAsia="zh-CN"/>
        </w:rPr>
      </w:pPr>
      <w:ins w:id="4118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玻璃</w:t>
        </w:r>
      </w:ins>
      <w:ins w:id="4119" w:author="Administrator" w:date="2024-05-15T16:26:54Z">
        <w:r>
          <w:rPr>
            <w:rFonts w:hint="eastAsia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跨中</w:t>
        </w:r>
      </w:ins>
      <w:ins w:id="4120" w:author="Administrator" w:date="2024-05-15T16:26:54Z">
        <w:r>
          <w:rPr>
            <w:rFonts w:hint="default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挠度满足</w:t>
        </w:r>
      </w:ins>
      <w:ins w:id="4121" w:author="Administrator" w:date="2024-05-15T16:26:54Z">
        <w:r>
          <w:rPr>
            <w:rFonts w:hint="eastAsia" w:ascii="Times New Roman" w:hAnsi="Times New Roman" w:cs="Times New Roman"/>
            <w:b w:val="0"/>
            <w:bCs/>
            <w:color w:val="auto"/>
            <w:sz w:val="24"/>
            <w:szCs w:val="24"/>
            <w:lang w:val="en-US" w:eastAsia="zh-CN"/>
          </w:rPr>
          <w:t>要求。</w:t>
        </w:r>
      </w:ins>
    </w:p>
    <w:p>
      <w:pPr>
        <w:pStyle w:val="23"/>
        <w:numPr>
          <w:ilvl w:val="0"/>
          <w:numId w:val="0"/>
        </w:numPr>
        <w:ind w:right="0" w:rightChars="0" w:firstLine="960" w:firstLineChars="400"/>
        <w:rPr>
          <w:rFonts w:hint="eastAsia" w:ascii="Times New Roman" w:hAnsi="Times New Roman" w:cs="Times New Roman"/>
          <w:color w:val="auto"/>
          <w:sz w:val="24"/>
          <w:szCs w:val="24"/>
          <w:vertAlign w:val="baseline"/>
          <w:lang w:val="en-US" w:eastAsia="zh-CN"/>
        </w:rPr>
      </w:pPr>
    </w:p>
    <w:p>
      <w:pPr>
        <w:pStyle w:val="23"/>
        <w:numPr>
          <w:ilvl w:val="0"/>
          <w:numId w:val="0"/>
        </w:numPr>
        <w:ind w:right="0" w:rightChars="0" w:firstLine="960" w:firstLineChars="400"/>
        <w:rPr>
          <w:rFonts w:hint="eastAsia" w:ascii="Times New Roman" w:hAnsi="Times New Roman" w:cs="Times New Roman"/>
          <w:color w:val="auto"/>
          <w:sz w:val="24"/>
          <w:szCs w:val="24"/>
          <w:vertAlign w:val="baseline"/>
          <w:lang w:val="en-US" w:eastAsia="zh-CN"/>
        </w:rPr>
      </w:pPr>
    </w:p>
    <w:p>
      <w:pPr>
        <w:pStyle w:val="23"/>
        <w:numPr>
          <w:ilvl w:val="0"/>
          <w:numId w:val="0"/>
        </w:numPr>
        <w:ind w:right="0" w:rightChars="0" w:firstLine="960" w:firstLineChars="400"/>
        <w:rPr>
          <w:rFonts w:hint="eastAsia" w:ascii="Times New Roman" w:hAnsi="Times New Roman" w:cs="Times New Roman"/>
          <w:color w:val="auto"/>
          <w:sz w:val="24"/>
          <w:szCs w:val="24"/>
          <w:vertAlign w:val="baseline"/>
          <w:lang w:val="en-US" w:eastAsia="zh-CN"/>
        </w:rPr>
      </w:pPr>
    </w:p>
    <w:p>
      <w:pPr>
        <w:pStyle w:val="23"/>
        <w:numPr>
          <w:ilvl w:val="0"/>
          <w:numId w:val="0"/>
        </w:numPr>
        <w:ind w:right="0" w:rightChars="0" w:firstLine="960" w:firstLineChars="400"/>
        <w:rPr>
          <w:rFonts w:hint="eastAsia" w:ascii="Times New Roman" w:hAnsi="Times New Roman" w:cs="Times New Roman"/>
          <w:color w:val="auto"/>
          <w:sz w:val="24"/>
          <w:szCs w:val="24"/>
          <w:vertAlign w:val="baseline"/>
          <w:lang w:val="en-US" w:eastAsia="zh-CN"/>
        </w:rPr>
      </w:pPr>
    </w:p>
    <w:p>
      <w:pPr>
        <w:pStyle w:val="23"/>
        <w:numPr>
          <w:ilvl w:val="0"/>
          <w:numId w:val="0"/>
        </w:numPr>
        <w:ind w:right="0" w:rightChars="0" w:firstLine="960" w:firstLineChars="400"/>
        <w:rPr>
          <w:rFonts w:hint="eastAsia" w:ascii="Times New Roman" w:hAnsi="Times New Roman" w:cs="Times New Roman"/>
          <w:color w:val="auto"/>
          <w:sz w:val="24"/>
          <w:szCs w:val="24"/>
          <w:vertAlign w:val="baseline"/>
          <w:lang w:val="en-US" w:eastAsia="zh-CN"/>
        </w:rPr>
      </w:pPr>
    </w:p>
    <w:p>
      <w:pPr>
        <w:pStyle w:val="23"/>
        <w:numPr>
          <w:ilvl w:val="0"/>
          <w:numId w:val="0"/>
        </w:numPr>
        <w:ind w:right="0" w:rightChars="0" w:firstLine="960" w:firstLineChars="400"/>
        <w:rPr>
          <w:rFonts w:hint="eastAsia" w:ascii="Times New Roman" w:hAnsi="Times New Roman" w:cs="Times New Roman"/>
          <w:color w:val="auto"/>
          <w:sz w:val="24"/>
          <w:szCs w:val="24"/>
          <w:vertAlign w:val="baseline"/>
          <w:lang w:val="en-US" w:eastAsia="zh-CN"/>
        </w:rPr>
      </w:pPr>
    </w:p>
    <w:p>
      <w:pPr>
        <w:pStyle w:val="23"/>
        <w:numPr>
          <w:ilvl w:val="0"/>
          <w:numId w:val="0"/>
        </w:numPr>
        <w:ind w:right="0" w:rightChars="0" w:firstLine="960" w:firstLineChars="400"/>
        <w:rPr>
          <w:rFonts w:hint="eastAsia" w:ascii="Times New Roman" w:hAnsi="Times New Roman" w:cs="Times New Roman"/>
          <w:color w:val="auto"/>
          <w:sz w:val="24"/>
          <w:szCs w:val="24"/>
          <w:vertAlign w:val="baseline"/>
          <w:lang w:val="en-US" w:eastAsia="zh-CN"/>
        </w:rPr>
      </w:pPr>
    </w:p>
    <w:p>
      <w:pPr>
        <w:pStyle w:val="23"/>
        <w:numPr>
          <w:ilvl w:val="0"/>
          <w:numId w:val="0"/>
        </w:numPr>
        <w:ind w:right="0" w:rightChars="0" w:firstLine="960" w:firstLineChars="400"/>
        <w:rPr>
          <w:rFonts w:hint="eastAsia" w:ascii="Times New Roman" w:hAnsi="Times New Roman" w:cs="Times New Roman"/>
          <w:color w:val="auto"/>
          <w:sz w:val="24"/>
          <w:szCs w:val="24"/>
          <w:vertAlign w:val="baseline"/>
          <w:lang w:val="en-US" w:eastAsia="zh-CN"/>
        </w:rPr>
      </w:pPr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rPr>
          <w:rFonts w:hint="eastAsia" w:ascii="Times New Roman" w:hAnsi="Times New Roman" w:cs="Times New Roman"/>
          <w:b w:val="0"/>
          <w:bCs/>
          <w:color w:val="auto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color w:val="auto"/>
          <w:lang w:val="en-US" w:eastAsia="zh-CN"/>
        </w:rPr>
      </w:pPr>
      <w:bookmarkStart w:id="57" w:name="_Toc26501"/>
      <w:r>
        <w:rPr>
          <w:color w:val="auto"/>
          <w:lang w:val="en-US" w:eastAsia="zh-CN"/>
        </w:rPr>
        <w:t>附录</w:t>
      </w:r>
      <w:r>
        <w:rPr>
          <w:rFonts w:hint="eastAsia"/>
          <w:color w:val="auto"/>
          <w:lang w:val="en-US" w:eastAsia="zh-CN"/>
        </w:rPr>
        <w:t>二 玻璃幕墙支承构件挠度验算</w:t>
      </w:r>
      <w:r>
        <w:rPr>
          <w:color w:val="auto"/>
          <w:lang w:val="en-US" w:eastAsia="zh-CN"/>
        </w:rPr>
        <w:t>计算书</w:t>
      </w:r>
      <w:bookmarkEnd w:id="57"/>
    </w:p>
    <w:p>
      <w:pPr>
        <w:pStyle w:val="2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0" w:rightChars="0" w:firstLine="0" w:firstLineChars="0"/>
        <w:textAlignment w:val="auto"/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1、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立柱的刚度计算校核依据: </w:t>
      </w:r>
      <w:r>
        <w:rPr>
          <w:rFonts w:hint="default" w:ascii="Times New Roman" w:hAnsi="Times New Roman" w:cs="Times New Roman"/>
          <w:i/>
          <w:iCs/>
          <w:color w:val="auto"/>
          <w:sz w:val="24"/>
          <w:szCs w:val="24"/>
          <w:lang w:val="en-US" w:eastAsia="zh-CN"/>
        </w:rPr>
        <w:t>U</w:t>
      </w:r>
      <w:r>
        <w:rPr>
          <w:rFonts w:hint="default" w:ascii="Times New Roman" w:hAnsi="Times New Roman" w:cs="Times New Roman"/>
          <w:i/>
          <w:iCs/>
          <w:color w:val="auto"/>
          <w:sz w:val="24"/>
          <w:szCs w:val="24"/>
          <w:vertAlign w:val="subscript"/>
          <w:lang w:val="en-US" w:eastAsia="zh-CN"/>
        </w:rPr>
        <w:t>max</w:t>
      </w:r>
      <w:r>
        <w:rPr>
          <w:rFonts w:hint="eastAsia" w:ascii="Times New Roman" w:hAnsi="Times New Roman" w:cs="Times New Roman"/>
          <w:color w:val="auto"/>
          <w:sz w:val="24"/>
          <w:szCs w:val="24"/>
          <w:vertAlign w:val="baseline"/>
          <w:lang w:val="en-US" w:eastAsia="zh-CN"/>
        </w:rPr>
        <w:t>≤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L/1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80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 且</w:t>
      </w:r>
      <w:r>
        <w:rPr>
          <w:rFonts w:hint="default" w:ascii="Times New Roman" w:hAnsi="Times New Roman" w:cs="Times New Roman"/>
          <w:i/>
          <w:iCs/>
          <w:color w:val="auto"/>
          <w:sz w:val="24"/>
          <w:szCs w:val="24"/>
          <w:lang w:val="en-US" w:eastAsia="zh-CN"/>
        </w:rPr>
        <w:t>max</w:t>
      </w:r>
      <w:r>
        <w:rPr>
          <w:rFonts w:hint="eastAsia" w:ascii="Times New Roman" w:hAnsi="Times New Roman" w:cs="Times New Roman"/>
          <w:color w:val="auto"/>
          <w:sz w:val="24"/>
          <w:szCs w:val="24"/>
          <w:vertAlign w:val="baseline"/>
          <w:lang w:val="en-US" w:eastAsia="zh-CN"/>
        </w:rPr>
        <w:t>≤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20m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m</w:t>
      </w:r>
    </w:p>
    <w:p>
      <w:pPr>
        <w:pStyle w:val="2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leftChars="100" w:right="0" w:rightChars="0" w:firstLine="0" w:firstLineChars="0"/>
        <w:textAlignment w:val="auto"/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sz w:val="24"/>
          <w:szCs w:val="24"/>
          <w:lang w:val="en-US" w:eastAsia="zh-CN"/>
        </w:rPr>
        <w:t>D</w:t>
      </w:r>
      <w:r>
        <w:rPr>
          <w:rFonts w:hint="default" w:ascii="Times New Roman" w:hAnsi="Times New Roman" w:cs="Times New Roman"/>
          <w:i w:val="0"/>
          <w:iCs w:val="0"/>
          <w:color w:val="auto"/>
          <w:sz w:val="24"/>
          <w:szCs w:val="24"/>
          <w:vertAlign w:val="subscript"/>
          <w:lang w:val="en-US" w:eastAsia="zh-CN"/>
        </w:rPr>
        <w:t>fmax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:立柱最大允许挠度</w:t>
      </w:r>
    </w:p>
    <w:p>
      <w:pPr>
        <w:pStyle w:val="2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rPr>
          <w:rFonts w:hint="default" w:ascii="Times New Roman" w:hAnsi="Times New Roman" w:eastAsia="宋体" w:cs="Times New Roman"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default" w:ascii="Cambria Math" w:hAnsi="Cambria Math" w:cs="Times New Roman"/>
          <w:i/>
          <w:iCs w:val="0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i/>
          <w:iCs w:val="0"/>
          <w:color w:val="auto"/>
          <w:sz w:val="24"/>
          <w:szCs w:val="24"/>
          <w:lang w:val="en-US" w:eastAsia="zh-CN"/>
        </w:rPr>
        <w:t>D</w:t>
      </w:r>
      <w:r>
        <w:rPr>
          <w:rFonts w:hint="default" w:ascii="Times New Roman" w:hAnsi="Times New Roman" w:cs="Times New Roman"/>
          <w:i/>
          <w:iCs w:val="0"/>
          <w:color w:val="auto"/>
          <w:sz w:val="24"/>
          <w:szCs w:val="24"/>
          <w:vertAlign w:val="subscript"/>
          <w:lang w:val="en-US" w:eastAsia="zh-CN"/>
        </w:rPr>
        <w:t>fmax</w:t>
      </w:r>
      <w:r>
        <w:rPr>
          <w:rFonts w:hint="eastAsia" w:ascii="Times New Roman" w:hAnsi="Times New Roman" w:cs="Times New Roman"/>
          <w:color w:val="auto"/>
          <w:sz w:val="24"/>
          <w:szCs w:val="24"/>
          <w:vertAlign w:val="subscript"/>
          <w:lang w:val="en-US" w:eastAsia="zh-CN"/>
        </w:rPr>
        <w:t>=</w:t>
      </w:r>
      <w:r>
        <w:rPr>
          <w:rFonts w:hint="default" w:ascii="Times New Roman" w:hAnsi="Times New Roman" w:cs="Times New Roman"/>
          <w:i/>
          <w:iCs/>
          <w:color w:val="auto"/>
          <w:sz w:val="24"/>
          <w:szCs w:val="24"/>
          <w:lang w:val="en-US" w:eastAsia="zh-CN"/>
        </w:rPr>
        <w:t>H</w:t>
      </w:r>
      <w:r>
        <w:rPr>
          <w:rFonts w:hint="default" w:ascii="Times New Roman" w:hAnsi="Times New Roman" w:cs="Times New Roman"/>
          <w:i/>
          <w:iCs/>
          <w:color w:val="auto"/>
          <w:sz w:val="24"/>
          <w:szCs w:val="24"/>
          <w:vertAlign w:val="subscript"/>
          <w:lang w:val="en-US" w:eastAsia="zh-CN"/>
        </w:rPr>
        <w:t>veal</w:t>
      </w:r>
      <w:r>
        <w:rPr>
          <w:rFonts w:hint="eastAsia" w:ascii="Times New Roman" w:hAnsi="Times New Roman" w:cs="Times New Roman"/>
          <w:color w:val="auto"/>
          <w:sz w:val="24"/>
          <w:szCs w:val="24"/>
          <w:vertAlign w:val="baseline"/>
          <w:lang w:val="en-US" w:eastAsia="zh-CN"/>
        </w:rPr>
        <w:t>/180*1000=</w:t>
      </w:r>
      <w:del w:id="4122" w:author="Administrator" w:date="2024-05-15T17:20:54Z">
        <w:r>
          <w:rPr>
            <w:rFonts w:hint="default" w:ascii="Times New Roman" w:hAnsi="Times New Roman" w:cs="Times New Roman"/>
            <w:color w:val="auto"/>
            <w:sz w:val="24"/>
            <w:szCs w:val="24"/>
            <w:vertAlign w:val="baseline"/>
            <w:lang w:val="en-US" w:eastAsia="zh-CN"/>
          </w:rPr>
          <w:delText>10.000</w:delText>
        </w:r>
      </w:del>
      <w:ins w:id="4123" w:author="Administrator" w:date="2024-05-15T17:20:54Z">
        <w:r>
          <w:rPr>
            <w:rFonts w:hint="eastAsia" w:ascii="Times New Roman" w:hAnsi="Times New Roman" w:cs="Times New Roman"/>
            <w:color w:val="auto"/>
            <w:sz w:val="24"/>
            <w:szCs w:val="24"/>
            <w:vertAlign w:val="baseline"/>
            <w:lang w:val="en-US" w:eastAsia="zh-CN"/>
          </w:rPr>
          <w:t>16.</w:t>
        </w:r>
      </w:ins>
      <w:ins w:id="4124" w:author="Administrator" w:date="2024-05-15T17:20:55Z">
        <w:r>
          <w:rPr>
            <w:rFonts w:hint="eastAsia" w:ascii="Times New Roman" w:hAnsi="Times New Roman" w:cs="Times New Roman"/>
            <w:color w:val="auto"/>
            <w:sz w:val="24"/>
            <w:szCs w:val="24"/>
            <w:vertAlign w:val="baseline"/>
            <w:lang w:val="en-US" w:eastAsia="zh-CN"/>
          </w:rPr>
          <w:t>6</w:t>
        </w:r>
      </w:ins>
      <w:ins w:id="4125" w:author="Administrator" w:date="2024-05-15T17:46:23Z">
        <w:r>
          <w:rPr>
            <w:rFonts w:hint="eastAsia" w:ascii="Times New Roman" w:hAnsi="Times New Roman" w:cs="Times New Roman"/>
            <w:color w:val="auto"/>
            <w:sz w:val="24"/>
            <w:szCs w:val="24"/>
            <w:vertAlign w:val="baseline"/>
            <w:lang w:val="en-US" w:eastAsia="zh-CN"/>
          </w:rPr>
          <w:t>7</w:t>
        </w:r>
      </w:ins>
    </w:p>
    <w:p>
      <w:pPr>
        <w:pStyle w:val="2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leftChars="100" w:right="0" w:rightChars="0" w:firstLine="0" w:firstLineChars="0"/>
        <w:textAlignment w:val="auto"/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sz w:val="24"/>
          <w:szCs w:val="24"/>
          <w:lang w:val="en-US" w:eastAsia="zh-CN"/>
        </w:rPr>
        <w:t>U</w:t>
      </w:r>
      <w:r>
        <w:rPr>
          <w:rFonts w:hint="default" w:ascii="Times New Roman" w:hAnsi="Times New Roman" w:cs="Times New Roman"/>
          <w:i w:val="0"/>
          <w:iCs w:val="0"/>
          <w:color w:val="auto"/>
          <w:sz w:val="24"/>
          <w:szCs w:val="24"/>
          <w:vertAlign w:val="subscript"/>
          <w:lang w:val="en-US" w:eastAsia="zh-CN"/>
        </w:rPr>
        <w:t>max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:立柱最大挠度</w:t>
      </w:r>
    </w:p>
    <w:p>
      <w:pPr>
        <w:pStyle w:val="2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leftChars="100" w:right="0" w:rightChars="0" w:firstLine="0" w:firstLineChars="0"/>
        <w:textAlignment w:val="auto"/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i w:val="0"/>
          <w:iCs w:val="0"/>
          <w:color w:val="auto"/>
          <w:sz w:val="24"/>
          <w:szCs w:val="24"/>
          <w:lang w:val="en-US" w:eastAsia="zh-CN"/>
        </w:rPr>
        <w:t>q</w:t>
      </w:r>
      <w:r>
        <w:rPr>
          <w:rFonts w:hint="default" w:ascii="Times New Roman" w:hAnsi="Times New Roman" w:cs="Times New Roman"/>
          <w:i w:val="0"/>
          <w:iCs w:val="0"/>
          <w:color w:val="auto"/>
          <w:sz w:val="24"/>
          <w:szCs w:val="24"/>
          <w:vertAlign w:val="subscript"/>
          <w:lang w:val="en-US" w:eastAsia="zh-CN"/>
        </w:rPr>
        <w:t>wk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:荷载组合标准值</w:t>
      </w:r>
      <w:del w:id="4126" w:author="Administrator" w:date="2024-05-15T17:03:32Z">
        <w:r>
          <w:rPr>
            <w:rFonts w:hint="default" w:ascii="Times New Roman" w:hAnsi="Times New Roman" w:cs="Times New Roman"/>
            <w:color w:val="auto"/>
            <w:sz w:val="24"/>
            <w:szCs w:val="24"/>
            <w:lang w:val="en-US" w:eastAsia="zh-CN"/>
          </w:rPr>
          <w:delText>1.23</w:delText>
        </w:r>
      </w:del>
      <w:ins w:id="4127" w:author="Administrator" w:date="2024-05-15T17:03:32Z">
        <w:r>
          <w:rPr>
            <w:rFonts w:hint="eastAsia" w:ascii="Times New Roman" w:hAnsi="Times New Roman" w:cs="Times New Roman"/>
            <w:color w:val="auto"/>
            <w:sz w:val="24"/>
            <w:szCs w:val="24"/>
            <w:lang w:val="en-US" w:eastAsia="zh-CN"/>
          </w:rPr>
          <w:t>3.</w:t>
        </w:r>
      </w:ins>
      <w:ins w:id="4128" w:author="Administrator" w:date="2024-05-15T17:03:33Z">
        <w:r>
          <w:rPr>
            <w:rFonts w:hint="eastAsia" w:ascii="Times New Roman" w:hAnsi="Times New Roman" w:cs="Times New Roman"/>
            <w:color w:val="auto"/>
            <w:sz w:val="24"/>
            <w:szCs w:val="24"/>
            <w:lang w:val="en-US" w:eastAsia="zh-CN"/>
          </w:rPr>
          <w:t>08</w:t>
        </w:r>
      </w:ins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kN/m</w:t>
      </w:r>
    </w:p>
    <w:p>
      <w:pPr>
        <w:pStyle w:val="2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leftChars="100" w:right="0" w:rightChars="0" w:firstLine="0" w:firstLineChars="0"/>
        <w:textAlignment w:val="auto"/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H</w:t>
      </w:r>
      <w:r>
        <w:rPr>
          <w:rFonts w:hint="default" w:ascii="Times New Roman" w:hAnsi="Times New Roman" w:cs="Times New Roman"/>
          <w:color w:val="auto"/>
          <w:sz w:val="24"/>
          <w:szCs w:val="24"/>
          <w:vertAlign w:val="subscript"/>
          <w:lang w:val="en-US" w:eastAsia="zh-CN"/>
        </w:rPr>
        <w:t>vcal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: 计算跨度</w:t>
      </w:r>
      <w:del w:id="4129" w:author="Administrator" w:date="2024-05-15T17:01:30Z">
        <w:r>
          <w:rPr>
            <w:rFonts w:hint="default" w:ascii="Times New Roman" w:hAnsi="Times New Roman" w:cs="Times New Roman"/>
            <w:color w:val="auto"/>
            <w:sz w:val="24"/>
            <w:szCs w:val="24"/>
            <w:lang w:val="en-US" w:eastAsia="zh-CN"/>
          </w:rPr>
          <w:delText>1.8</w:delText>
        </w:r>
      </w:del>
      <w:ins w:id="4130" w:author="Administrator" w:date="2024-05-15T17:01:30Z">
        <w:r>
          <w:rPr>
            <w:rFonts w:hint="eastAsia" w:ascii="Times New Roman" w:hAnsi="Times New Roman" w:cs="Times New Roman"/>
            <w:color w:val="auto"/>
            <w:sz w:val="24"/>
            <w:szCs w:val="24"/>
            <w:lang w:val="en-US" w:eastAsia="zh-CN"/>
          </w:rPr>
          <w:t>3</w:t>
        </w:r>
      </w:ins>
      <w:ins w:id="4131" w:author="Administrator" w:date="2024-05-15T17:01:31Z">
        <w:r>
          <w:rPr>
            <w:rFonts w:hint="eastAsia" w:ascii="Times New Roman" w:hAnsi="Times New Roman" w:cs="Times New Roman"/>
            <w:color w:val="auto"/>
            <w:sz w:val="24"/>
            <w:szCs w:val="24"/>
            <w:lang w:val="en-US" w:eastAsia="zh-CN"/>
          </w:rPr>
          <w:t>.0</w:t>
        </w:r>
      </w:ins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m</w:t>
      </w:r>
    </w:p>
    <w:p>
      <w:pPr>
        <w:pStyle w:val="2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leftChars="100" w:right="0" w:rightChars="0" w:firstLine="0" w:firstLineChars="0"/>
        <w:textAlignment w:val="auto"/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E:材料的弹性模量70000N</w:t>
      </w:r>
      <m:oMath>
        <m:r>
          <m:rPr>
            <m:sty m:val="p"/>
          </m:rPr>
          <w:rPr>
            <w:rFonts w:hint="default" w:ascii="Cambria Math" w:hAnsi="Cambria Math" w:cs="Times New Roman"/>
            <w:color w:val="auto"/>
            <w:sz w:val="24"/>
            <w:szCs w:val="24"/>
            <w:lang w:val="en-US"/>
          </w:rPr>
          <m:t>∙</m:t>
        </m:r>
      </m:oMath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mm</w:t>
      </w:r>
      <w:r>
        <w:rPr>
          <w:rFonts w:hint="default" w:ascii="Times New Roman" w:hAnsi="Times New Roman" w:cs="Times New Roman"/>
          <w:color w:val="auto"/>
          <w:sz w:val="24"/>
          <w:szCs w:val="24"/>
          <w:vertAlign w:val="superscript"/>
          <w:lang w:val="en-US" w:eastAsia="zh-CN"/>
        </w:rPr>
        <w:t>3</w:t>
      </w:r>
    </w:p>
    <w:p>
      <w:pPr>
        <w:pStyle w:val="2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leftChars="100" w:right="0" w:rightChars="0" w:firstLine="0" w:firstLineChars="0"/>
        <w:textAlignment w:val="auto"/>
        <w:rPr>
          <w:rFonts w:hint="default" w:ascii="Times New Roman" w:hAnsi="Times New Roman" w:cs="Times New Roman"/>
          <w:color w:val="auto"/>
          <w:sz w:val="24"/>
          <w:szCs w:val="24"/>
          <w:vertAlign w:val="superscript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I</w:t>
      </w:r>
      <w:r>
        <w:rPr>
          <w:rFonts w:hint="default" w:ascii="Times New Roman" w:hAnsi="Times New Roman" w:cs="Times New Roman"/>
          <w:color w:val="auto"/>
          <w:sz w:val="24"/>
          <w:szCs w:val="24"/>
          <w:vertAlign w:val="subscript"/>
          <w:lang w:val="en-US" w:eastAsia="zh-CN"/>
        </w:rPr>
        <w:t>x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:立柱截面的惯性矩1</w:t>
      </w:r>
      <w:ins w:id="4132" w:author="Administrator" w:date="2024-05-15T17:36:12Z">
        <w:r>
          <w:rPr>
            <w:rFonts w:hint="eastAsia" w:ascii="Times New Roman" w:hAnsi="Times New Roman" w:cs="Times New Roman"/>
            <w:color w:val="auto"/>
            <w:sz w:val="24"/>
            <w:szCs w:val="24"/>
            <w:lang w:val="en-US" w:eastAsia="zh-CN"/>
          </w:rPr>
          <w:t>75</w:t>
        </w:r>
      </w:ins>
      <w:ins w:id="4133" w:author="Administrator" w:date="2024-05-15T17:43:42Z">
        <w:r>
          <w:rPr>
            <w:rFonts w:hint="eastAsia" w:ascii="Times New Roman" w:hAnsi="Times New Roman" w:cs="Times New Roman"/>
            <w:color w:val="auto"/>
            <w:sz w:val="24"/>
            <w:szCs w:val="24"/>
            <w:lang w:val="en-US" w:eastAsia="zh-CN"/>
          </w:rPr>
          <w:t>5</w:t>
        </w:r>
      </w:ins>
      <w:ins w:id="4134" w:author="Administrator" w:date="2024-05-15T17:43:43Z">
        <w:r>
          <w:rPr>
            <w:rFonts w:hint="eastAsia" w:ascii="Times New Roman" w:hAnsi="Times New Roman" w:cs="Times New Roman"/>
            <w:color w:val="auto"/>
            <w:sz w:val="24"/>
            <w:szCs w:val="24"/>
            <w:lang w:val="en-US" w:eastAsia="zh-CN"/>
          </w:rPr>
          <w:t>.9</w:t>
        </w:r>
      </w:ins>
      <w:del w:id="4135" w:author="Administrator" w:date="2024-05-15T17:36:12Z">
        <w:r>
          <w:rPr>
            <w:rFonts w:hint="default" w:ascii="Times New Roman" w:hAnsi="Times New Roman" w:cs="Times New Roman"/>
            <w:color w:val="auto"/>
            <w:sz w:val="24"/>
            <w:szCs w:val="24"/>
            <w:lang w:val="en-US" w:eastAsia="zh-CN"/>
          </w:rPr>
          <w:delText>2</w:delText>
        </w:r>
      </w:del>
      <w:del w:id="4136" w:author="Administrator" w:date="2024-05-15T17:36:11Z">
        <w:r>
          <w:rPr>
            <w:rFonts w:hint="default" w:ascii="Times New Roman" w:hAnsi="Times New Roman" w:cs="Times New Roman"/>
            <w:color w:val="auto"/>
            <w:sz w:val="24"/>
            <w:szCs w:val="24"/>
            <w:lang w:val="en-US" w:eastAsia="zh-CN"/>
          </w:rPr>
          <w:delText>0</w:delText>
        </w:r>
      </w:del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cm</w:t>
      </w:r>
      <w:r>
        <w:rPr>
          <w:rFonts w:hint="default" w:ascii="Times New Roman" w:hAnsi="Times New Roman" w:cs="Times New Roman"/>
          <w:color w:val="auto"/>
          <w:sz w:val="24"/>
          <w:szCs w:val="24"/>
          <w:vertAlign w:val="superscript"/>
          <w:lang w:val="en-US" w:eastAsia="zh-CN"/>
        </w:rPr>
        <w:t>4</w:t>
      </w:r>
    </w:p>
    <w:p>
      <w:pPr>
        <w:pStyle w:val="2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leftChars="100" w:right="0" w:rightChars="0" w:firstLine="0" w:firstLineChars="0"/>
        <w:textAlignment w:val="auto"/>
        <w:rPr>
          <w:rFonts w:hint="eastAsia" w:ascii="Times New Roman" w:hAnsi="Times New Roman" w:cs="Times New Roman"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i/>
          <w:iCs/>
          <w:color w:val="auto"/>
          <w:sz w:val="24"/>
          <w:szCs w:val="24"/>
          <w:lang w:val="en-US" w:eastAsia="zh-CN"/>
        </w:rPr>
        <w:t>U</w:t>
      </w:r>
      <w:r>
        <w:rPr>
          <w:rFonts w:hint="default" w:ascii="Times New Roman" w:hAnsi="Times New Roman" w:cs="Times New Roman"/>
          <w:i/>
          <w:iCs/>
          <w:color w:val="auto"/>
          <w:sz w:val="24"/>
          <w:szCs w:val="24"/>
          <w:vertAlign w:val="subscript"/>
          <w:lang w:val="en-US" w:eastAsia="zh-CN"/>
        </w:rPr>
        <w:t>max</w:t>
      </w:r>
      <w:r>
        <w:rPr>
          <w:rFonts w:hint="eastAsia" w:ascii="Times New Roman" w:hAnsi="Times New Roman" w:cs="Times New Roman"/>
          <w:color w:val="auto"/>
          <w:sz w:val="24"/>
          <w:szCs w:val="24"/>
          <w:vertAlign w:val="baseline"/>
          <w:lang w:val="en-US" w:eastAsia="zh-CN"/>
        </w:rPr>
        <w:t>=5*</w:t>
      </w:r>
      <w:r>
        <w:rPr>
          <w:rFonts w:hint="eastAsia" w:ascii="Times New Roman" w:hAnsi="Times New Roman" w:cs="Times New Roman"/>
          <w:i/>
          <w:iCs/>
          <w:color w:val="auto"/>
          <w:sz w:val="24"/>
          <w:szCs w:val="24"/>
          <w:vertAlign w:val="baseline"/>
          <w:lang w:val="en-US" w:eastAsia="zh-CN"/>
        </w:rPr>
        <w:t>q</w:t>
      </w:r>
      <w:r>
        <w:rPr>
          <w:rFonts w:hint="eastAsia" w:ascii="Times New Roman" w:hAnsi="Times New Roman" w:cs="Times New Roman"/>
          <w:i/>
          <w:iCs/>
          <w:color w:val="auto"/>
          <w:sz w:val="24"/>
          <w:szCs w:val="24"/>
          <w:vertAlign w:val="subscript"/>
          <w:lang w:val="en-US" w:eastAsia="zh-CN"/>
          <w:rPrChange w:id="4137" w:author="Administrator" w:date="2024-05-15T17:17:58Z">
            <w:rPr>
              <w:rFonts w:hint="eastAsia" w:ascii="Times New Roman" w:hAnsi="Times New Roman" w:cs="Times New Roman"/>
              <w:i/>
              <w:iCs/>
              <w:color w:val="auto"/>
              <w:sz w:val="24"/>
              <w:szCs w:val="24"/>
              <w:vertAlign w:val="baseline"/>
              <w:lang w:val="en-US" w:eastAsia="zh-CN"/>
            </w:rPr>
          </w:rPrChange>
        </w:rPr>
        <w:t>wk</w:t>
      </w:r>
      <w:r>
        <w:rPr>
          <w:rFonts w:hint="eastAsia" w:ascii="Times New Roman" w:hAnsi="Times New Roman" w:cs="Times New Roman"/>
          <w:color w:val="auto"/>
          <w:sz w:val="24"/>
          <w:szCs w:val="24"/>
          <w:vertAlign w:val="baseline"/>
          <w:lang w:val="en-US" w:eastAsia="zh-CN"/>
        </w:rPr>
        <w:t>*</w:t>
      </w:r>
      <w:r>
        <w:rPr>
          <w:rFonts w:hint="default" w:ascii="Times New Roman" w:hAnsi="Times New Roman" w:cs="Times New Roman"/>
          <w:i/>
          <w:iCs/>
          <w:color w:val="auto"/>
          <w:sz w:val="24"/>
          <w:szCs w:val="24"/>
          <w:lang w:val="en-US" w:eastAsia="zh-CN"/>
        </w:rPr>
        <w:t>H</w:t>
      </w:r>
      <w:r>
        <w:rPr>
          <w:rFonts w:hint="default" w:ascii="Times New Roman" w:hAnsi="Times New Roman" w:cs="Times New Roman"/>
          <w:i/>
          <w:iCs/>
          <w:color w:val="auto"/>
          <w:sz w:val="24"/>
          <w:szCs w:val="24"/>
          <w:vertAlign w:val="subscript"/>
          <w:lang w:val="en-US" w:eastAsia="zh-CN"/>
        </w:rPr>
        <w:t>vcal</w:t>
      </w:r>
      <w:r>
        <w:rPr>
          <w:rFonts w:hint="eastAsia" w:ascii="Times New Roman" w:hAnsi="Times New Roman" w:cs="Times New Roman"/>
          <w:color w:val="auto"/>
          <w:sz w:val="24"/>
          <w:szCs w:val="24"/>
          <w:vertAlign w:val="superscript"/>
          <w:lang w:val="en-US" w:eastAsia="zh-CN"/>
        </w:rPr>
        <w:t>4</w:t>
      </w:r>
      <w:del w:id="4138" w:author="Administrator" w:date="2024-05-15T17:46:17Z">
        <w:r>
          <w:rPr>
            <w:rFonts w:hint="eastAsia" w:ascii="Times New Roman" w:hAnsi="Times New Roman" w:cs="Times New Roman"/>
            <w:color w:val="auto"/>
            <w:sz w:val="24"/>
            <w:szCs w:val="24"/>
            <w:vertAlign w:val="baseline"/>
            <w:lang w:val="en-US" w:eastAsia="zh-CN"/>
          </w:rPr>
          <w:delText>*10</w:delText>
        </w:r>
      </w:del>
      <w:del w:id="4139" w:author="Administrator" w:date="2024-05-15T17:46:17Z">
        <w:r>
          <w:rPr>
            <w:rFonts w:hint="eastAsia" w:ascii="Times New Roman" w:hAnsi="Times New Roman" w:cs="Times New Roman"/>
            <w:color w:val="auto"/>
            <w:sz w:val="24"/>
            <w:szCs w:val="24"/>
            <w:vertAlign w:val="superscript"/>
            <w:lang w:val="en-US" w:eastAsia="zh-CN"/>
          </w:rPr>
          <w:delText>8</w:delText>
        </w:r>
      </w:del>
      <w:r>
        <w:rPr>
          <w:rFonts w:hint="eastAsia" w:ascii="Times New Roman" w:hAnsi="Times New Roman" w:cs="Times New Roman"/>
          <w:color w:val="auto"/>
          <w:sz w:val="24"/>
          <w:szCs w:val="24"/>
          <w:vertAlign w:val="baseline"/>
          <w:lang w:val="en-US" w:eastAsia="zh-CN"/>
        </w:rPr>
        <w:t>/385/70000/1</w:t>
      </w:r>
      <w:ins w:id="4140" w:author="Administrator" w:date="2024-05-15T17:36:28Z">
        <w:r>
          <w:rPr>
            <w:rFonts w:hint="eastAsia" w:ascii="Times New Roman" w:hAnsi="Times New Roman" w:cs="Times New Roman"/>
            <w:color w:val="auto"/>
            <w:sz w:val="24"/>
            <w:szCs w:val="24"/>
            <w:vertAlign w:val="baseline"/>
            <w:lang w:val="en-US" w:eastAsia="zh-CN"/>
          </w:rPr>
          <w:t>75</w:t>
        </w:r>
      </w:ins>
      <w:ins w:id="4141" w:author="Administrator" w:date="2024-05-15T17:43:45Z">
        <w:r>
          <w:rPr>
            <w:rFonts w:hint="eastAsia" w:ascii="Times New Roman" w:hAnsi="Times New Roman" w:cs="Times New Roman"/>
            <w:color w:val="auto"/>
            <w:sz w:val="24"/>
            <w:szCs w:val="24"/>
            <w:vertAlign w:val="baseline"/>
            <w:lang w:val="en-US" w:eastAsia="zh-CN"/>
          </w:rPr>
          <w:t>5</w:t>
        </w:r>
      </w:ins>
      <w:ins w:id="4142" w:author="Administrator" w:date="2024-05-15T17:43:46Z">
        <w:r>
          <w:rPr>
            <w:rFonts w:hint="eastAsia" w:ascii="Times New Roman" w:hAnsi="Times New Roman" w:cs="Times New Roman"/>
            <w:color w:val="auto"/>
            <w:sz w:val="24"/>
            <w:szCs w:val="24"/>
            <w:vertAlign w:val="baseline"/>
            <w:lang w:val="en-US" w:eastAsia="zh-CN"/>
          </w:rPr>
          <w:t>.9</w:t>
        </w:r>
      </w:ins>
      <w:del w:id="4143" w:author="Administrator" w:date="2024-05-15T17:36:27Z">
        <w:r>
          <w:rPr>
            <w:rFonts w:hint="eastAsia" w:ascii="Times New Roman" w:hAnsi="Times New Roman" w:cs="Times New Roman"/>
            <w:color w:val="auto"/>
            <w:sz w:val="24"/>
            <w:szCs w:val="24"/>
            <w:vertAlign w:val="baseline"/>
            <w:lang w:val="en-US" w:eastAsia="zh-CN"/>
          </w:rPr>
          <w:delText>20</w:delText>
        </w:r>
      </w:del>
      <w:r>
        <w:rPr>
          <w:rFonts w:hint="eastAsia" w:ascii="Times New Roman" w:hAnsi="Times New Roman" w:cs="Times New Roman"/>
          <w:color w:val="auto"/>
          <w:sz w:val="24"/>
          <w:szCs w:val="24"/>
          <w:vertAlign w:val="baseline"/>
          <w:lang w:val="en-US" w:eastAsia="zh-CN"/>
        </w:rPr>
        <w:t>=</w:t>
      </w:r>
      <w:del w:id="4144" w:author="Administrator" w:date="2024-05-15T17:46:07Z">
        <w:r>
          <w:rPr>
            <w:rFonts w:hint="default" w:ascii="Times New Roman" w:hAnsi="Times New Roman" w:cs="Times New Roman"/>
            <w:color w:val="auto"/>
            <w:sz w:val="24"/>
            <w:szCs w:val="24"/>
            <w:vertAlign w:val="baseline"/>
            <w:lang w:val="en-US" w:eastAsia="zh-CN"/>
          </w:rPr>
          <w:delText>0.999</w:delText>
        </w:r>
      </w:del>
      <w:ins w:id="4145" w:author="Administrator" w:date="2024-05-15T17:46:07Z">
        <w:r>
          <w:rPr>
            <w:rFonts w:hint="eastAsia" w:ascii="Times New Roman" w:hAnsi="Times New Roman" w:cs="Times New Roman"/>
            <w:color w:val="auto"/>
            <w:sz w:val="24"/>
            <w:szCs w:val="24"/>
            <w:vertAlign w:val="baseline"/>
            <w:lang w:val="en-US" w:eastAsia="zh-CN"/>
          </w:rPr>
          <w:t>2</w:t>
        </w:r>
      </w:ins>
      <w:ins w:id="4146" w:author="Administrator" w:date="2024-05-15T17:46:08Z">
        <w:r>
          <w:rPr>
            <w:rFonts w:hint="eastAsia" w:ascii="Times New Roman" w:hAnsi="Times New Roman" w:cs="Times New Roman"/>
            <w:color w:val="auto"/>
            <w:sz w:val="24"/>
            <w:szCs w:val="24"/>
            <w:vertAlign w:val="baseline"/>
            <w:lang w:val="en-US" w:eastAsia="zh-CN"/>
          </w:rPr>
          <w:t>.6</w:t>
        </w:r>
      </w:ins>
      <w:ins w:id="4147" w:author="Administrator" w:date="2024-05-15T17:46:13Z">
        <w:r>
          <w:rPr>
            <w:rFonts w:hint="eastAsia" w:ascii="Times New Roman" w:hAnsi="Times New Roman" w:cs="Times New Roman"/>
            <w:color w:val="auto"/>
            <w:sz w:val="24"/>
            <w:szCs w:val="24"/>
            <w:vertAlign w:val="baseline"/>
            <w:lang w:val="en-US" w:eastAsia="zh-CN"/>
          </w:rPr>
          <w:t>4</w:t>
        </w:r>
      </w:ins>
      <w:r>
        <w:rPr>
          <w:rFonts w:hint="eastAsia" w:ascii="Times New Roman" w:hAnsi="Times New Roman" w:cs="Times New Roman"/>
          <w:color w:val="auto"/>
          <w:sz w:val="24"/>
          <w:szCs w:val="24"/>
          <w:vertAlign w:val="baseline"/>
          <w:lang w:val="en-US" w:eastAsia="zh-CN"/>
        </w:rPr>
        <w:t>≤</w:t>
      </w:r>
      <w:del w:id="4148" w:author="Administrator" w:date="2024-05-15T17:46:36Z">
        <w:r>
          <w:rPr>
            <w:rFonts w:hint="default" w:ascii="Times New Roman" w:hAnsi="Times New Roman" w:cs="Times New Roman"/>
            <w:color w:val="auto"/>
            <w:sz w:val="24"/>
            <w:szCs w:val="24"/>
            <w:vertAlign w:val="baseline"/>
            <w:lang w:val="en-US" w:eastAsia="zh-CN"/>
          </w:rPr>
          <w:delText>10</w:delText>
        </w:r>
      </w:del>
      <w:ins w:id="4149" w:author="Administrator" w:date="2024-05-15T17:46:36Z">
        <w:r>
          <w:rPr>
            <w:rFonts w:hint="eastAsia" w:ascii="Times New Roman" w:hAnsi="Times New Roman" w:cs="Times New Roman"/>
            <w:color w:val="auto"/>
            <w:sz w:val="24"/>
            <w:szCs w:val="24"/>
            <w:vertAlign w:val="baseline"/>
            <w:lang w:val="en-US" w:eastAsia="zh-CN"/>
          </w:rPr>
          <w:t>1</w:t>
        </w:r>
      </w:ins>
      <w:ins w:id="4150" w:author="Administrator" w:date="2024-05-15T17:46:37Z">
        <w:r>
          <w:rPr>
            <w:rFonts w:hint="eastAsia" w:ascii="Times New Roman" w:hAnsi="Times New Roman" w:cs="Times New Roman"/>
            <w:color w:val="auto"/>
            <w:sz w:val="24"/>
            <w:szCs w:val="24"/>
            <w:vertAlign w:val="baseline"/>
            <w:lang w:val="en-US" w:eastAsia="zh-CN"/>
          </w:rPr>
          <w:t>6.67</w:t>
        </w:r>
      </w:ins>
      <w:r>
        <w:rPr>
          <w:rFonts w:hint="eastAsia" w:ascii="Times New Roman" w:hAnsi="Times New Roman" w:cs="Times New Roman"/>
          <w:color w:val="auto"/>
          <w:sz w:val="24"/>
          <w:szCs w:val="24"/>
          <w:vertAlign w:val="baseline"/>
          <w:lang w:val="en-US" w:eastAsia="zh-CN"/>
        </w:rPr>
        <w:t>mm≤20mm；</w:t>
      </w:r>
    </w:p>
    <w:p>
      <w:pPr>
        <w:pStyle w:val="2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leftChars="100" w:right="0" w:rightChars="0" w:firstLine="0" w:firstLineChars="0"/>
        <w:textAlignment w:val="auto"/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立柱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挠度满足要求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。</w:t>
      </w:r>
    </w:p>
    <w:p>
      <w:pPr>
        <w:pStyle w:val="2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0" w:rightChars="0" w:firstLine="0" w:firstLineChars="0"/>
        <w:textAlignment w:val="auto"/>
        <w:rPr>
          <w:rFonts w:hint="eastAsia" w:ascii="Times New Roman" w:hAnsi="Times New Roman" w:cs="Times New Roman"/>
          <w:color w:val="auto"/>
          <w:sz w:val="24"/>
          <w:szCs w:val="24"/>
          <w:vertAlign w:val="baseline"/>
          <w:lang w:val="en-US" w:eastAsia="zh-CN"/>
        </w:rPr>
      </w:pPr>
    </w:p>
    <w:p>
      <w:pPr>
        <w:pStyle w:val="23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0" w:rightChars="0" w:firstLine="0" w:firstLineChars="0"/>
        <w:textAlignment w:val="auto"/>
        <w:rPr>
          <w:rFonts w:hint="default" w:ascii="Times New Roman" w:hAnsi="Times New Roman" w:cs="Times New Roman"/>
          <w:color w:val="auto"/>
          <w:sz w:val="24"/>
          <w:szCs w:val="24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color w:val="auto"/>
          <w:sz w:val="24"/>
          <w:szCs w:val="24"/>
          <w:vertAlign w:val="baseline"/>
          <w:lang w:val="en-US" w:eastAsia="zh-CN"/>
        </w:rPr>
        <w:t>（此页以下空白）</w:t>
      </w:r>
    </w:p>
    <w:sectPr>
      <w:headerReference r:id="rId11" w:type="default"/>
      <w:footerReference r:id="rId12" w:type="default"/>
      <w:pgSz w:w="11910" w:h="16840"/>
      <w:pgMar w:top="1440" w:right="1080" w:bottom="1440" w:left="1080" w:header="0" w:footer="94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Administrator" w:date="2024-05-11T17:02:41Z" w:initials="A">
    <w:p w14:paraId="432A052E">
      <w:pPr>
        <w:pStyle w:val="6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改完之后更新目录</w:t>
      </w:r>
    </w:p>
  </w:comment>
  <w:comment w:id="1" w:author="Administrator" w:date="2024-05-11T14:45:07Z" w:initials="A">
    <w:p w14:paraId="79FB3A1E">
      <w:pPr>
        <w:pStyle w:val="6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还是根据记录纸写一下具体哪层哪个方向具体位置的横梁</w:t>
      </w:r>
    </w:p>
  </w:comment>
  <w:comment w:id="2" w:author="Administrator" w:date="2024-05-11T14:45:07Z" w:initials="A">
    <w:p w14:paraId="129665E5">
      <w:pPr>
        <w:pStyle w:val="6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还是根据记录纸写一下具体哪层哪个方向具体位置的横梁</w:t>
      </w:r>
    </w:p>
  </w:comment>
  <w:comment w:id="3" w:author="Administrator" w:date="2024-05-11T14:45:48Z" w:initials="A">
    <w:p w14:paraId="3BCC2263">
      <w:pPr>
        <w:pStyle w:val="6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写上具体哪个位置</w:t>
      </w:r>
    </w:p>
  </w:comment>
  <w:comment w:id="4" w:author="Administrator" w:date="2024-05-11T14:49:21Z" w:initials="A">
    <w:p w14:paraId="52F635D1">
      <w:pPr>
        <w:pStyle w:val="6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全部照片修改</w:t>
      </w:r>
    </w:p>
  </w:comment>
  <w:comment w:id="5" w:author="Administrator" w:date="2024-05-11T15:46:49Z" w:initials="A">
    <w:p w14:paraId="3860001A">
      <w:pPr>
        <w:pStyle w:val="6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复核以下1m高的玻璃是否是在两个楼层之间的位置，要写我们能接触到的玻璃</w:t>
      </w:r>
    </w:p>
  </w:comment>
  <w:comment w:id="6" w:author="Administrator" w:date="2024-05-11T15:52:53Z" w:initials="A">
    <w:p w14:paraId="47F52828">
      <w:pPr>
        <w:pStyle w:val="6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记录纸有没有这些损坏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432A052E" w15:done="0"/>
  <w15:commentEx w15:paraId="79FB3A1E" w15:done="0"/>
  <w15:commentEx w15:paraId="129665E5" w15:done="0"/>
  <w15:commentEx w15:paraId="3BCC2263" w15:done="0"/>
  <w15:commentEx w15:paraId="52F635D1" w15:done="0"/>
  <w15:commentEx w15:paraId="3860001A" w15:done="0"/>
  <w15:commentEx w15:paraId="47F52828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right="360" w:firstLine="3330" w:firstLineChars="1850"/>
      <w:rPr>
        <w:rFonts w:ascii="Times New Roman" w:hAnsi="Times New Roman" w:eastAsia="宋体" w:cs="Times New Roma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1" name="文本框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26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lt8PCT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26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0" name="文本框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bidi w:val="0"/>
                            <w:adjustRightInd/>
                            <w:snapToGrid w:val="0"/>
                            <w:ind w:firstLine="0" w:firstLineChars="0"/>
                            <w:textAlignment w:val="auto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23</w:t>
                          </w:r>
                          <w:r>
                            <w:t xml:space="preserve"> 页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（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不包含封面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）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R3mOYy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1HeY5j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keepNext w:val="0"/>
                      <w:keepLines w:val="0"/>
                      <w:pageBreakBefore w:val="0"/>
                      <w:widowControl w:val="0"/>
                      <w:kinsoku/>
                      <w:wordWrap/>
                      <w:overflowPunct/>
                      <w:topLinePunct w:val="0"/>
                      <w:bidi w:val="0"/>
                      <w:adjustRightInd/>
                      <w:snapToGrid w:val="0"/>
                      <w:ind w:firstLine="0" w:firstLineChars="0"/>
                      <w:textAlignment w:val="auto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rPr>
                        <w:rFonts w:hint="eastAsia"/>
                        <w:lang w:val="en-US" w:eastAsia="zh-CN"/>
                      </w:rPr>
                      <w:t>23</w:t>
                    </w:r>
                    <w:r>
                      <w:t xml:space="preserve"> 页</w:t>
                    </w:r>
                    <w:r>
                      <w:rPr>
                        <w:rFonts w:hint="eastAsia"/>
                        <w:lang w:eastAsia="zh-CN"/>
                      </w:rPr>
                      <w:t>（</w:t>
                    </w:r>
                    <w:r>
                      <w:rPr>
                        <w:rFonts w:hint="eastAsia"/>
                        <w:lang w:val="en-US" w:eastAsia="zh-CN"/>
                      </w:rPr>
                      <w:t>不包含封面</w:t>
                    </w:r>
                    <w:r>
                      <w:rPr>
                        <w:rFonts w:hint="eastAsia"/>
                        <w:lang w:eastAsia="zh-CN"/>
                      </w:rPr>
                      <w:t>）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bidi w:val="0"/>
                            <w:adjustRightInd/>
                            <w:snapToGrid w:val="0"/>
                            <w:ind w:firstLine="0" w:firstLineChars="0"/>
                            <w:textAlignment w:val="auto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23</w:t>
                          </w:r>
                          <w:r>
                            <w:t>页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（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不包含封面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）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438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wiRJe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keepNext w:val="0"/>
                      <w:keepLines w:val="0"/>
                      <w:pageBreakBefore w:val="0"/>
                      <w:widowControl w:val="0"/>
                      <w:kinsoku/>
                      <w:wordWrap/>
                      <w:overflowPunct/>
                      <w:topLinePunct w:val="0"/>
                      <w:bidi w:val="0"/>
                      <w:adjustRightInd/>
                      <w:snapToGrid w:val="0"/>
                      <w:ind w:firstLine="0" w:firstLineChars="0"/>
                      <w:textAlignment w:val="auto"/>
                      <w:rPr>
                        <w:rFonts w:hint="eastAsia" w:eastAsia="宋体"/>
                        <w:lang w:eastAsia="zh-CN"/>
                      </w:rPr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rPr>
                        <w:rFonts w:hint="eastAsia"/>
                        <w:lang w:val="en-US" w:eastAsia="zh-CN"/>
                      </w:rPr>
                      <w:t>23</w:t>
                    </w:r>
                    <w:r>
                      <w:t>页</w:t>
                    </w:r>
                    <w:r>
                      <w:rPr>
                        <w:rFonts w:hint="eastAsia"/>
                        <w:lang w:eastAsia="zh-CN"/>
                      </w:rPr>
                      <w:t>（</w:t>
                    </w:r>
                    <w:r>
                      <w:rPr>
                        <w:rFonts w:hint="eastAsia"/>
                        <w:lang w:val="en-US" w:eastAsia="zh-CN"/>
                      </w:rPr>
                      <w:t>不包含封面</w:t>
                    </w:r>
                    <w:r>
                      <w:rPr>
                        <w:rFonts w:hint="eastAsia"/>
                        <w:lang w:eastAsia="zh-CN"/>
                      </w:rPr>
                      <w:t>）</w:t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文本框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bidi w:val="0"/>
                            <w:adjustRightInd/>
                            <w:snapToGrid w:val="0"/>
                            <w:ind w:firstLine="0" w:firstLineChars="0"/>
                            <w:textAlignment w:val="auto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 xml:space="preserve">23 </w:t>
                          </w:r>
                          <w:r>
                            <w:t>页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（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不包含封面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）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MFE50yAgAAYwQAAA4AAABkcnMvZTJvRG9jLnhtbK1UzY7TMBC+I/EO&#10;lu80aYFV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IwUTnT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keepNext w:val="0"/>
                      <w:keepLines w:val="0"/>
                      <w:pageBreakBefore w:val="0"/>
                      <w:widowControl w:val="0"/>
                      <w:kinsoku/>
                      <w:wordWrap/>
                      <w:overflowPunct/>
                      <w:topLinePunct w:val="0"/>
                      <w:bidi w:val="0"/>
                      <w:adjustRightInd/>
                      <w:snapToGrid w:val="0"/>
                      <w:ind w:firstLine="0" w:firstLineChars="0"/>
                      <w:textAlignment w:val="auto"/>
                      <w:rPr>
                        <w:rFonts w:hint="eastAsia" w:eastAsia="宋体"/>
                        <w:lang w:eastAsia="zh-CN"/>
                      </w:rPr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rPr>
                        <w:rFonts w:hint="eastAsia"/>
                        <w:lang w:val="en-US" w:eastAsia="zh-CN"/>
                      </w:rPr>
                      <w:t xml:space="preserve">23 </w:t>
                    </w:r>
                    <w:r>
                      <w:t>页</w:t>
                    </w:r>
                    <w:r>
                      <w:rPr>
                        <w:rFonts w:hint="eastAsia"/>
                        <w:lang w:eastAsia="zh-CN"/>
                      </w:rPr>
                      <w:t>（</w:t>
                    </w:r>
                    <w:r>
                      <w:rPr>
                        <w:rFonts w:hint="eastAsia"/>
                        <w:lang w:val="en-US" w:eastAsia="zh-CN"/>
                      </w:rPr>
                      <w:t>不包含封面</w:t>
                    </w:r>
                    <w:r>
                      <w:rPr>
                        <w:rFonts w:hint="eastAsia"/>
                        <w:lang w:eastAsia="zh-CN"/>
                      </w:rPr>
                      <w:t>）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  <w:ind w:firstLine="480"/>
      </w:pPr>
      <w:r>
        <w:separator/>
      </w:r>
    </w:p>
  </w:footnote>
  <w:footnote w:type="continuationSeparator" w:id="1">
    <w:p>
      <w:pPr>
        <w:spacing w:before="0" w:after="0"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E1F81D"/>
    <w:multiLevelType w:val="singleLevel"/>
    <w:tmpl w:val="95E1F81D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5F9296A"/>
    <w:multiLevelType w:val="singleLevel"/>
    <w:tmpl w:val="B5F9296A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CF1E3576"/>
    <w:multiLevelType w:val="singleLevel"/>
    <w:tmpl w:val="CF1E3576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DE8ACB3D"/>
    <w:multiLevelType w:val="singleLevel"/>
    <w:tmpl w:val="DE8ACB3D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DF7DF520"/>
    <w:multiLevelType w:val="singleLevel"/>
    <w:tmpl w:val="DF7DF520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E5B8A8C6"/>
    <w:multiLevelType w:val="singleLevel"/>
    <w:tmpl w:val="E5B8A8C6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0365B6EE"/>
    <w:multiLevelType w:val="singleLevel"/>
    <w:tmpl w:val="0365B6EE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046B944F"/>
    <w:multiLevelType w:val="singleLevel"/>
    <w:tmpl w:val="046B944F"/>
    <w:lvl w:ilvl="0" w:tentative="0">
      <w:start w:val="1"/>
      <w:numFmt w:val="decimal"/>
      <w:suff w:val="nothing"/>
      <w:lvlText w:val="（%1）"/>
      <w:lvlJc w:val="left"/>
      <w:pPr>
        <w:ind w:left="80"/>
      </w:pPr>
    </w:lvl>
  </w:abstractNum>
  <w:abstractNum w:abstractNumId="8">
    <w:nsid w:val="06BEBA96"/>
    <w:multiLevelType w:val="singleLevel"/>
    <w:tmpl w:val="06BEBA96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2F3F103D"/>
    <w:multiLevelType w:val="singleLevel"/>
    <w:tmpl w:val="2F3F103D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4336A79F"/>
    <w:multiLevelType w:val="singleLevel"/>
    <w:tmpl w:val="4336A79F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7AE8FD54"/>
    <w:multiLevelType w:val="singleLevel"/>
    <w:tmpl w:val="7AE8FD54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8"/>
  </w:num>
  <w:num w:numId="2">
    <w:abstractNumId w:val="1"/>
  </w:num>
  <w:num w:numId="3">
    <w:abstractNumId w:val="4"/>
  </w:num>
  <w:num w:numId="4">
    <w:abstractNumId w:val="6"/>
  </w:num>
  <w:num w:numId="5">
    <w:abstractNumId w:val="2"/>
  </w:num>
  <w:num w:numId="6">
    <w:abstractNumId w:val="0"/>
  </w:num>
  <w:num w:numId="7">
    <w:abstractNumId w:val="9"/>
  </w:num>
  <w:num w:numId="8">
    <w:abstractNumId w:val="11"/>
  </w:num>
  <w:num w:numId="9">
    <w:abstractNumId w:val="7"/>
  </w:num>
  <w:num w:numId="10">
    <w:abstractNumId w:val="5"/>
  </w:num>
  <w:num w:numId="11">
    <w:abstractNumId w:val="3"/>
  </w:num>
  <w:num w:numId="12">
    <w:abstractNumId w:val="1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trackRevisions w:val="1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</w:compat>
  <w:docVars>
    <w:docVar w:name="commondata" w:val="eyJoZGlkIjoiN2E3YzZlNDZmZTdiYjQ0NmEwMmFiMGVjNWU4NzNkMDMifQ=="/>
    <w:docVar w:name="KSO_WPS_MARK_KEY" w:val="0c491fb8-1f19-46c6-acb6-829a2812581e"/>
  </w:docVars>
  <w:rsids>
    <w:rsidRoot w:val="00000000"/>
    <w:rsid w:val="00EA5D59"/>
    <w:rsid w:val="00F1191B"/>
    <w:rsid w:val="03463A74"/>
    <w:rsid w:val="044B571B"/>
    <w:rsid w:val="04EE0073"/>
    <w:rsid w:val="055F6DBB"/>
    <w:rsid w:val="056F7793"/>
    <w:rsid w:val="05916416"/>
    <w:rsid w:val="05C978F5"/>
    <w:rsid w:val="0619141B"/>
    <w:rsid w:val="066D33ED"/>
    <w:rsid w:val="07E84D4B"/>
    <w:rsid w:val="08835AD6"/>
    <w:rsid w:val="0ACD3343"/>
    <w:rsid w:val="0ADA3E17"/>
    <w:rsid w:val="0B1D50BA"/>
    <w:rsid w:val="0B2F7710"/>
    <w:rsid w:val="0BC970E4"/>
    <w:rsid w:val="0BDB699A"/>
    <w:rsid w:val="0C4E3AEF"/>
    <w:rsid w:val="0C7045FE"/>
    <w:rsid w:val="0CF6342B"/>
    <w:rsid w:val="0D0C2B5E"/>
    <w:rsid w:val="0DCE077B"/>
    <w:rsid w:val="0E080AF6"/>
    <w:rsid w:val="0E7A7AB1"/>
    <w:rsid w:val="0F162E44"/>
    <w:rsid w:val="0F1D151B"/>
    <w:rsid w:val="0F4A5F91"/>
    <w:rsid w:val="0F88547B"/>
    <w:rsid w:val="0FAE38B0"/>
    <w:rsid w:val="0FF14718"/>
    <w:rsid w:val="10510400"/>
    <w:rsid w:val="10552CBA"/>
    <w:rsid w:val="105619A3"/>
    <w:rsid w:val="10BC5375"/>
    <w:rsid w:val="10D01DCB"/>
    <w:rsid w:val="10FD3E1A"/>
    <w:rsid w:val="110C75E1"/>
    <w:rsid w:val="118F1102"/>
    <w:rsid w:val="11E65018"/>
    <w:rsid w:val="12E07FA1"/>
    <w:rsid w:val="1312127D"/>
    <w:rsid w:val="13AE53E1"/>
    <w:rsid w:val="13E7631D"/>
    <w:rsid w:val="14314A98"/>
    <w:rsid w:val="144B0D47"/>
    <w:rsid w:val="145C14C4"/>
    <w:rsid w:val="146969DA"/>
    <w:rsid w:val="14AD6A52"/>
    <w:rsid w:val="150A66AF"/>
    <w:rsid w:val="16CD4B69"/>
    <w:rsid w:val="17193404"/>
    <w:rsid w:val="1725308F"/>
    <w:rsid w:val="177B20B0"/>
    <w:rsid w:val="17B46DA6"/>
    <w:rsid w:val="18133634"/>
    <w:rsid w:val="18550589"/>
    <w:rsid w:val="18923F43"/>
    <w:rsid w:val="18B261A0"/>
    <w:rsid w:val="19C26506"/>
    <w:rsid w:val="1C0D4CD7"/>
    <w:rsid w:val="1D1E56AF"/>
    <w:rsid w:val="1D5E533C"/>
    <w:rsid w:val="1E371840"/>
    <w:rsid w:val="1E570A31"/>
    <w:rsid w:val="1EBD15C4"/>
    <w:rsid w:val="1F803277"/>
    <w:rsid w:val="1FDB24BA"/>
    <w:rsid w:val="2085275F"/>
    <w:rsid w:val="20CF6040"/>
    <w:rsid w:val="218A3047"/>
    <w:rsid w:val="222A38DF"/>
    <w:rsid w:val="225B2C40"/>
    <w:rsid w:val="23500690"/>
    <w:rsid w:val="23564E3E"/>
    <w:rsid w:val="23B20626"/>
    <w:rsid w:val="246A716A"/>
    <w:rsid w:val="24DA301D"/>
    <w:rsid w:val="25137DE8"/>
    <w:rsid w:val="25396980"/>
    <w:rsid w:val="25832392"/>
    <w:rsid w:val="25F71B51"/>
    <w:rsid w:val="26217DC5"/>
    <w:rsid w:val="264B2FCC"/>
    <w:rsid w:val="26E86A6C"/>
    <w:rsid w:val="274E2D73"/>
    <w:rsid w:val="277976C4"/>
    <w:rsid w:val="27D72D69"/>
    <w:rsid w:val="27DF39CB"/>
    <w:rsid w:val="27F30526"/>
    <w:rsid w:val="291853E7"/>
    <w:rsid w:val="2A670CED"/>
    <w:rsid w:val="2ACB46DF"/>
    <w:rsid w:val="2B54647E"/>
    <w:rsid w:val="2BC40645"/>
    <w:rsid w:val="2BF06D21"/>
    <w:rsid w:val="2D1D249E"/>
    <w:rsid w:val="2D8D4370"/>
    <w:rsid w:val="2E3F06FE"/>
    <w:rsid w:val="2EB00B43"/>
    <w:rsid w:val="2EB77450"/>
    <w:rsid w:val="2F277269"/>
    <w:rsid w:val="2F364C4A"/>
    <w:rsid w:val="2F567765"/>
    <w:rsid w:val="2F826356"/>
    <w:rsid w:val="2F9D630E"/>
    <w:rsid w:val="2FEF6776"/>
    <w:rsid w:val="30201025"/>
    <w:rsid w:val="30547C4F"/>
    <w:rsid w:val="30D616E4"/>
    <w:rsid w:val="31211EDC"/>
    <w:rsid w:val="319F3EC0"/>
    <w:rsid w:val="325E4E2F"/>
    <w:rsid w:val="333E4F06"/>
    <w:rsid w:val="34D2560F"/>
    <w:rsid w:val="362A675A"/>
    <w:rsid w:val="36BB0427"/>
    <w:rsid w:val="36C770AC"/>
    <w:rsid w:val="36E13569"/>
    <w:rsid w:val="373C5CE4"/>
    <w:rsid w:val="373F4487"/>
    <w:rsid w:val="37A46D26"/>
    <w:rsid w:val="37C4673A"/>
    <w:rsid w:val="37D3697D"/>
    <w:rsid w:val="37E37B8A"/>
    <w:rsid w:val="382F6253"/>
    <w:rsid w:val="38502D81"/>
    <w:rsid w:val="39484BFE"/>
    <w:rsid w:val="3A5E7CCF"/>
    <w:rsid w:val="3A827BA5"/>
    <w:rsid w:val="3AC525AF"/>
    <w:rsid w:val="3AF15F18"/>
    <w:rsid w:val="3B836AD0"/>
    <w:rsid w:val="3BFE30EE"/>
    <w:rsid w:val="3C157463"/>
    <w:rsid w:val="3E1D6513"/>
    <w:rsid w:val="3EAF2CE5"/>
    <w:rsid w:val="3EE55215"/>
    <w:rsid w:val="3F8F587F"/>
    <w:rsid w:val="40A62C60"/>
    <w:rsid w:val="40AA0BC3"/>
    <w:rsid w:val="41197D3B"/>
    <w:rsid w:val="41904AEB"/>
    <w:rsid w:val="437B0FFD"/>
    <w:rsid w:val="437D33DA"/>
    <w:rsid w:val="439E5D6B"/>
    <w:rsid w:val="43C54F42"/>
    <w:rsid w:val="43E73439"/>
    <w:rsid w:val="449961D7"/>
    <w:rsid w:val="44FC7513"/>
    <w:rsid w:val="451231DA"/>
    <w:rsid w:val="4676778B"/>
    <w:rsid w:val="46846C41"/>
    <w:rsid w:val="46FD63D9"/>
    <w:rsid w:val="473C7EF9"/>
    <w:rsid w:val="482A4397"/>
    <w:rsid w:val="488C4817"/>
    <w:rsid w:val="48BA793B"/>
    <w:rsid w:val="49774BBE"/>
    <w:rsid w:val="49A276E5"/>
    <w:rsid w:val="49DF0BF2"/>
    <w:rsid w:val="4A5E357F"/>
    <w:rsid w:val="4B5144C5"/>
    <w:rsid w:val="4C9B4E6B"/>
    <w:rsid w:val="4D35607B"/>
    <w:rsid w:val="4D64034B"/>
    <w:rsid w:val="4DAB286D"/>
    <w:rsid w:val="4DEE1CC6"/>
    <w:rsid w:val="4DF54579"/>
    <w:rsid w:val="4E616FAB"/>
    <w:rsid w:val="503204D2"/>
    <w:rsid w:val="504218AB"/>
    <w:rsid w:val="50FE0FFE"/>
    <w:rsid w:val="510F5BF9"/>
    <w:rsid w:val="51422751"/>
    <w:rsid w:val="518A5EA7"/>
    <w:rsid w:val="51CA49AD"/>
    <w:rsid w:val="520D4933"/>
    <w:rsid w:val="52494E7C"/>
    <w:rsid w:val="5315270B"/>
    <w:rsid w:val="54370568"/>
    <w:rsid w:val="54784E2E"/>
    <w:rsid w:val="54EA7669"/>
    <w:rsid w:val="54F41FB5"/>
    <w:rsid w:val="551844EE"/>
    <w:rsid w:val="552F2E55"/>
    <w:rsid w:val="555E6BA7"/>
    <w:rsid w:val="564225AC"/>
    <w:rsid w:val="56485133"/>
    <w:rsid w:val="57084C5E"/>
    <w:rsid w:val="571B5F1F"/>
    <w:rsid w:val="57A353CE"/>
    <w:rsid w:val="5809221B"/>
    <w:rsid w:val="5856312C"/>
    <w:rsid w:val="589F39C0"/>
    <w:rsid w:val="58CF73FF"/>
    <w:rsid w:val="591E29F0"/>
    <w:rsid w:val="592F37DF"/>
    <w:rsid w:val="5A3612C1"/>
    <w:rsid w:val="5AD676D9"/>
    <w:rsid w:val="5AF70A51"/>
    <w:rsid w:val="5B0B1D87"/>
    <w:rsid w:val="5B8A7E0B"/>
    <w:rsid w:val="5BB029AE"/>
    <w:rsid w:val="5BD25782"/>
    <w:rsid w:val="5C5546BD"/>
    <w:rsid w:val="5F3F4BED"/>
    <w:rsid w:val="5F490479"/>
    <w:rsid w:val="5FDD68C8"/>
    <w:rsid w:val="604134B5"/>
    <w:rsid w:val="61941E9B"/>
    <w:rsid w:val="61E929A1"/>
    <w:rsid w:val="62A90F27"/>
    <w:rsid w:val="63003616"/>
    <w:rsid w:val="634A36E8"/>
    <w:rsid w:val="63797ACD"/>
    <w:rsid w:val="63B74310"/>
    <w:rsid w:val="64682D6D"/>
    <w:rsid w:val="6477139D"/>
    <w:rsid w:val="648810DB"/>
    <w:rsid w:val="64B140D9"/>
    <w:rsid w:val="64DA5539"/>
    <w:rsid w:val="64E642D6"/>
    <w:rsid w:val="64F642EB"/>
    <w:rsid w:val="65001059"/>
    <w:rsid w:val="65024B6D"/>
    <w:rsid w:val="65426D6C"/>
    <w:rsid w:val="65AE61B0"/>
    <w:rsid w:val="65CB0423"/>
    <w:rsid w:val="65ED4F18"/>
    <w:rsid w:val="6708689C"/>
    <w:rsid w:val="676D68B5"/>
    <w:rsid w:val="68460921"/>
    <w:rsid w:val="685E0AD8"/>
    <w:rsid w:val="68B84823"/>
    <w:rsid w:val="69E44D6E"/>
    <w:rsid w:val="6A522EE3"/>
    <w:rsid w:val="6AEE62BD"/>
    <w:rsid w:val="6B0C5E52"/>
    <w:rsid w:val="6B3B2294"/>
    <w:rsid w:val="6BE45AD4"/>
    <w:rsid w:val="6CAD30E7"/>
    <w:rsid w:val="6D1123D5"/>
    <w:rsid w:val="6D3A657B"/>
    <w:rsid w:val="6E2A4841"/>
    <w:rsid w:val="6E507AAD"/>
    <w:rsid w:val="6EB83BFB"/>
    <w:rsid w:val="6EEC4588"/>
    <w:rsid w:val="6FD74555"/>
    <w:rsid w:val="700B669D"/>
    <w:rsid w:val="709C7CE2"/>
    <w:rsid w:val="70AF1047"/>
    <w:rsid w:val="711772FF"/>
    <w:rsid w:val="71182C92"/>
    <w:rsid w:val="71507E98"/>
    <w:rsid w:val="71BE43E7"/>
    <w:rsid w:val="73746376"/>
    <w:rsid w:val="73CE7E1C"/>
    <w:rsid w:val="73F12089"/>
    <w:rsid w:val="745D72CD"/>
    <w:rsid w:val="749A7483"/>
    <w:rsid w:val="74A72748"/>
    <w:rsid w:val="7501559D"/>
    <w:rsid w:val="75295853"/>
    <w:rsid w:val="75822794"/>
    <w:rsid w:val="7645046A"/>
    <w:rsid w:val="76C6562A"/>
    <w:rsid w:val="7715521D"/>
    <w:rsid w:val="778E48E4"/>
    <w:rsid w:val="77990566"/>
    <w:rsid w:val="77CE623E"/>
    <w:rsid w:val="78F65A4C"/>
    <w:rsid w:val="79290C85"/>
    <w:rsid w:val="79322735"/>
    <w:rsid w:val="79733540"/>
    <w:rsid w:val="79B7167F"/>
    <w:rsid w:val="7B427477"/>
    <w:rsid w:val="7B5573A2"/>
    <w:rsid w:val="7BBD5830"/>
    <w:rsid w:val="7CAF098A"/>
    <w:rsid w:val="7D9B7904"/>
    <w:rsid w:val="7E253844"/>
    <w:rsid w:val="7E3D5163"/>
    <w:rsid w:val="7E6F29A5"/>
    <w:rsid w:val="7EA925AB"/>
    <w:rsid w:val="7EC10B3E"/>
    <w:rsid w:val="7ED470BD"/>
    <w:rsid w:val="7ED95BF4"/>
    <w:rsid w:val="7F93052A"/>
    <w:rsid w:val="7FAC7379"/>
    <w:rsid w:val="7FB87EF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semiHidden="0" w:name="heading 2"/>
    <w:lsdException w:qFormat="1" w:uiPriority="9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360" w:lineRule="auto"/>
      <w:ind w:left="0" w:right="0" w:firstLine="400" w:firstLineChars="200"/>
      <w:jc w:val="left"/>
    </w:pPr>
    <w:rPr>
      <w:rFonts w:ascii="Times New Roman" w:hAnsi="Times New Roman" w:eastAsia="宋体" w:cs="宋体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0"/>
      <w:jc w:val="center"/>
      <w:outlineLvl w:val="9"/>
    </w:pPr>
    <w:rPr>
      <w:rFonts w:ascii="宋体" w:hAnsi="宋体"/>
      <w:b/>
      <w:sz w:val="32"/>
      <w:szCs w:val="2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480" w:lineRule="auto"/>
      <w:ind w:firstLine="0" w:firstLineChars="0"/>
      <w:outlineLvl w:val="1"/>
    </w:pPr>
    <w:rPr>
      <w:rFonts w:ascii="Arial" w:hAnsi="Arial"/>
      <w:b/>
      <w:sz w:val="30"/>
    </w:rPr>
  </w:style>
  <w:style w:type="paragraph" w:styleId="4">
    <w:name w:val="heading 3"/>
    <w:basedOn w:val="1"/>
    <w:next w:val="1"/>
    <w:unhideWhenUsed/>
    <w:qFormat/>
    <w:uiPriority w:val="9"/>
    <w:pPr>
      <w:keepNext w:val="0"/>
      <w:keepLines w:val="0"/>
      <w:spacing w:after="0" w:line="360" w:lineRule="auto"/>
      <w:ind w:firstLine="0" w:firstLineChars="0"/>
      <w:outlineLvl w:val="2"/>
    </w:pPr>
    <w:rPr>
      <w:rFonts w:ascii="Times New Roman" w:hAnsi="Times New Roman" w:eastAsia="宋体"/>
      <w:bCs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ind w:left="0" w:leftChars="0"/>
      <w:outlineLvl w:val="3"/>
    </w:pPr>
  </w:style>
  <w:style w:type="character" w:default="1" w:styleId="15">
    <w:name w:val="Default Paragraph Font"/>
    <w:unhideWhenUsed/>
    <w:qFormat/>
    <w:uiPriority w:val="1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qFormat/>
    <w:uiPriority w:val="0"/>
    <w:pPr>
      <w:jc w:val="left"/>
    </w:pPr>
  </w:style>
  <w:style w:type="paragraph" w:styleId="7">
    <w:name w:val="Body Text"/>
    <w:basedOn w:val="1"/>
    <w:qFormat/>
    <w:uiPriority w:val="1"/>
    <w:rPr>
      <w:rFonts w:ascii="宋体" w:hAnsi="宋体" w:eastAsia="宋体" w:cs="宋体"/>
      <w:sz w:val="23"/>
      <w:szCs w:val="23"/>
      <w:lang w:val="en-US" w:eastAsia="zh-CN" w:bidi="ar-SA"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0">
    <w:name w:val="toc 1"/>
    <w:basedOn w:val="1"/>
    <w:next w:val="1"/>
    <w:link w:val="27"/>
    <w:qFormat/>
    <w:uiPriority w:val="0"/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keepNext w:val="0"/>
      <w:keepLines w:val="0"/>
      <w:widowControl w:val="0"/>
      <w:suppressLineNumbers w:val="0"/>
      <w:spacing w:before="0" w:beforeAutospacing="0" w:after="0" w:afterAutospacing="0"/>
      <w:ind w:left="0" w:right="0"/>
      <w:jc w:val="both"/>
    </w:pPr>
    <w:rPr>
      <w:rFonts w:hint="default" w:ascii="Times New Roman" w:hAnsi="Times New Roman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6">
    <w:name w:val="page number"/>
    <w:basedOn w:val="15"/>
    <w:qFormat/>
    <w:uiPriority w:val="0"/>
  </w:style>
  <w:style w:type="character" w:styleId="17">
    <w:name w:val="Hyperlink"/>
    <w:basedOn w:val="15"/>
    <w:unhideWhenUsed/>
    <w:qFormat/>
    <w:uiPriority w:val="99"/>
    <w:rPr>
      <w:color w:val="0000FF"/>
      <w:u w:val="single"/>
    </w:rPr>
  </w:style>
  <w:style w:type="paragraph" w:customStyle="1" w:styleId="18">
    <w:name w:val="样式2"/>
    <w:basedOn w:val="4"/>
    <w:qFormat/>
    <w:uiPriority w:val="99"/>
    <w:pPr>
      <w:spacing w:line="240" w:lineRule="auto"/>
    </w:pPr>
    <w:rPr>
      <w:rFonts w:eastAsia="Times New Roman"/>
      <w:sz w:val="28"/>
    </w:rPr>
  </w:style>
  <w:style w:type="paragraph" w:customStyle="1" w:styleId="19">
    <w:name w:val="表格文字"/>
    <w:basedOn w:val="1"/>
    <w:qFormat/>
    <w:uiPriority w:val="0"/>
    <w:pPr>
      <w:spacing w:before="25" w:after="25"/>
      <w:jc w:val="left"/>
    </w:pPr>
    <w:rPr>
      <w:bCs/>
      <w:spacing w:val="10"/>
      <w:kern w:val="0"/>
      <w:sz w:val="24"/>
    </w:rPr>
  </w:style>
  <w:style w:type="table" w:customStyle="1" w:styleId="20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21">
    <w:name w:val="List Paragraph"/>
    <w:basedOn w:val="1"/>
    <w:qFormat/>
    <w:uiPriority w:val="1"/>
    <w:pPr>
      <w:ind w:left="2113" w:hanging="745"/>
    </w:pPr>
    <w:rPr>
      <w:rFonts w:ascii="宋体" w:hAnsi="宋体" w:eastAsia="宋体" w:cs="宋体"/>
      <w:lang w:val="en-US" w:eastAsia="zh-CN" w:bidi="ar-SA"/>
    </w:rPr>
  </w:style>
  <w:style w:type="paragraph" w:customStyle="1" w:styleId="22">
    <w:name w:val="Table Paragraph"/>
    <w:basedOn w:val="1"/>
    <w:qFormat/>
    <w:uiPriority w:val="1"/>
    <w:rPr>
      <w:rFonts w:ascii="宋体" w:hAnsi="宋体" w:eastAsia="宋体" w:cs="宋体"/>
      <w:lang w:val="en-US" w:eastAsia="zh-CN" w:bidi="ar-SA"/>
    </w:rPr>
  </w:style>
  <w:style w:type="paragraph" w:customStyle="1" w:styleId="23">
    <w:name w:val="正文首行缩进1"/>
    <w:basedOn w:val="7"/>
    <w:qFormat/>
    <w:uiPriority w:val="0"/>
    <w:pPr>
      <w:ind w:firstLine="420" w:firstLineChars="100"/>
    </w:pPr>
    <w:rPr>
      <w:szCs w:val="21"/>
    </w:rPr>
  </w:style>
  <w:style w:type="character" w:customStyle="1" w:styleId="24">
    <w:name w:val="font21"/>
    <w:basedOn w:val="15"/>
    <w:qFormat/>
    <w:uiPriority w:val="0"/>
    <w:rPr>
      <w:rFonts w:hint="eastAsia" w:ascii="宋体" w:hAnsi="宋体" w:eastAsia="宋体" w:cs="宋体"/>
      <w:color w:val="000000"/>
      <w:sz w:val="21"/>
      <w:szCs w:val="21"/>
      <w:u w:val="none"/>
    </w:rPr>
  </w:style>
  <w:style w:type="paragraph" w:customStyle="1" w:styleId="2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6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27">
    <w:name w:val="目录 1 Char"/>
    <w:link w:val="10"/>
    <w:qFormat/>
    <w:uiPriority w:val="0"/>
  </w:style>
  <w:style w:type="character" w:customStyle="1" w:styleId="28">
    <w:name w:val="font11"/>
    <w:basedOn w:val="15"/>
    <w:qFormat/>
    <w:uiPriority w:val="0"/>
    <w:rPr>
      <w:rFonts w:hint="eastAsia" w:ascii="宋体" w:hAnsi="宋体" w:eastAsia="宋体" w:cs="宋体"/>
      <w:color w:val="000000"/>
      <w:sz w:val="24"/>
      <w:szCs w:val="24"/>
      <w:u w:val="none"/>
    </w:rPr>
  </w:style>
  <w:style w:type="character" w:customStyle="1" w:styleId="29">
    <w:name w:val="font31"/>
    <w:basedOn w:val="15"/>
    <w:qFormat/>
    <w:uiPriority w:val="0"/>
    <w:rPr>
      <w:rFonts w:hint="default" w:ascii="Times New Roman" w:hAnsi="Times New Roman" w:cs="Times New Roman"/>
      <w:color w:val="000000"/>
      <w:sz w:val="24"/>
      <w:szCs w:val="24"/>
      <w:u w:val="none"/>
    </w:rPr>
  </w:style>
  <w:style w:type="character" w:customStyle="1" w:styleId="30">
    <w:name w:val="font01"/>
    <w:basedOn w:val="15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  <w:style w:type="character" w:customStyle="1" w:styleId="31">
    <w:name w:val="font51"/>
    <w:basedOn w:val="15"/>
    <w:qFormat/>
    <w:uiPriority w:val="0"/>
    <w:rPr>
      <w:rFonts w:hint="default" w:ascii="Times New Roman" w:hAnsi="Times New Roman" w:cs="Times New Roman"/>
      <w:color w:val="000000"/>
      <w:sz w:val="24"/>
      <w:szCs w:val="24"/>
      <w:u w:val="none"/>
      <w:vertAlign w:val="superscript"/>
    </w:rPr>
  </w:style>
  <w:style w:type="character" w:customStyle="1" w:styleId="32">
    <w:name w:val="font41"/>
    <w:basedOn w:val="15"/>
    <w:qFormat/>
    <w:uiPriority w:val="0"/>
    <w:rPr>
      <w:rFonts w:hint="default" w:ascii="Times New Roman" w:hAnsi="Times New Roman" w:cs="Times New Roman"/>
      <w:color w:val="000000"/>
      <w:sz w:val="24"/>
      <w:szCs w:val="24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endnotes" Target="endnotes.xml"/><Relationship Id="rId50" Type="http://schemas.microsoft.com/office/2011/relationships/people" Target="people.xml"/><Relationship Id="rId5" Type="http://schemas.openxmlformats.org/officeDocument/2006/relationships/footnotes" Target="footnotes.xml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32.wmf"/><Relationship Id="rId45" Type="http://schemas.openxmlformats.org/officeDocument/2006/relationships/oleObject" Target="embeddings/oleObject1.bin"/><Relationship Id="rId44" Type="http://schemas.openxmlformats.org/officeDocument/2006/relationships/image" Target="media/image31.png"/><Relationship Id="rId43" Type="http://schemas.openxmlformats.org/officeDocument/2006/relationships/image" Target="media/image30.png"/><Relationship Id="rId42" Type="http://schemas.openxmlformats.org/officeDocument/2006/relationships/image" Target="media/image29.png"/><Relationship Id="rId41" Type="http://schemas.openxmlformats.org/officeDocument/2006/relationships/image" Target="media/image28.jpeg"/><Relationship Id="rId40" Type="http://schemas.openxmlformats.org/officeDocument/2006/relationships/image" Target="media/image27.jpeg"/><Relationship Id="rId4" Type="http://schemas.microsoft.com/office/2011/relationships/commentsExtended" Target="commentsExtended.xml"/><Relationship Id="rId39" Type="http://schemas.openxmlformats.org/officeDocument/2006/relationships/image" Target="media/image26.jpeg"/><Relationship Id="rId38" Type="http://schemas.openxmlformats.org/officeDocument/2006/relationships/image" Target="media/image25.jpeg"/><Relationship Id="rId37" Type="http://schemas.openxmlformats.org/officeDocument/2006/relationships/image" Target="media/image24.jpeg"/><Relationship Id="rId36" Type="http://schemas.openxmlformats.org/officeDocument/2006/relationships/image" Target="media/image23.jpeg"/><Relationship Id="rId35" Type="http://schemas.openxmlformats.org/officeDocument/2006/relationships/image" Target="media/image22.jpeg"/><Relationship Id="rId34" Type="http://schemas.openxmlformats.org/officeDocument/2006/relationships/image" Target="media/image21.jpeg"/><Relationship Id="rId33" Type="http://schemas.openxmlformats.org/officeDocument/2006/relationships/image" Target="media/image20.jpeg"/><Relationship Id="rId32" Type="http://schemas.openxmlformats.org/officeDocument/2006/relationships/image" Target="media/image19.jpeg"/><Relationship Id="rId31" Type="http://schemas.openxmlformats.org/officeDocument/2006/relationships/image" Target="media/image18.jpeg"/><Relationship Id="rId30" Type="http://schemas.openxmlformats.org/officeDocument/2006/relationships/image" Target="media/image17.jpeg"/><Relationship Id="rId3" Type="http://schemas.openxmlformats.org/officeDocument/2006/relationships/comments" Target="comments.xml"/><Relationship Id="rId29" Type="http://schemas.openxmlformats.org/officeDocument/2006/relationships/image" Target="media/image16.jpeg"/><Relationship Id="rId28" Type="http://schemas.openxmlformats.org/officeDocument/2006/relationships/image" Target="media/image15.jpeg"/><Relationship Id="rId27" Type="http://schemas.openxmlformats.org/officeDocument/2006/relationships/image" Target="media/image14.jpeg"/><Relationship Id="rId26" Type="http://schemas.openxmlformats.org/officeDocument/2006/relationships/image" Target="media/image13.jpeg"/><Relationship Id="rId25" Type="http://schemas.openxmlformats.org/officeDocument/2006/relationships/image" Target="media/image12.jpeg"/><Relationship Id="rId24" Type="http://schemas.openxmlformats.org/officeDocument/2006/relationships/image" Target="media/image11.jpeg"/><Relationship Id="rId23" Type="http://schemas.openxmlformats.org/officeDocument/2006/relationships/image" Target="media/image10.jpeg"/><Relationship Id="rId22" Type="http://schemas.openxmlformats.org/officeDocument/2006/relationships/image" Target="media/image9.jpeg"/><Relationship Id="rId21" Type="http://schemas.openxmlformats.org/officeDocument/2006/relationships/image" Target="media/image8.jpeg"/><Relationship Id="rId20" Type="http://schemas.openxmlformats.org/officeDocument/2006/relationships/image" Target="media/image7.jpeg"/><Relationship Id="rId2" Type="http://schemas.openxmlformats.org/officeDocument/2006/relationships/settings" Target="settings.xml"/><Relationship Id="rId19" Type="http://schemas.openxmlformats.org/officeDocument/2006/relationships/image" Target="media/image6.jpeg"/><Relationship Id="rId18" Type="http://schemas.openxmlformats.org/officeDocument/2006/relationships/image" Target="media/image5.jpeg"/><Relationship Id="rId17" Type="http://schemas.openxmlformats.org/officeDocument/2006/relationships/image" Target="media/image4.jpeg"/><Relationship Id="rId16" Type="http://schemas.openxmlformats.org/officeDocument/2006/relationships/image" Target="media/image3.jpeg"/><Relationship Id="rId15" Type="http://schemas.openxmlformats.org/officeDocument/2006/relationships/image" Target="media/image2.jpeg"/><Relationship Id="rId14" Type="http://schemas.openxmlformats.org/officeDocument/2006/relationships/image" Target="media/image1.png"/><Relationship Id="rId13" Type="http://schemas.openxmlformats.org/officeDocument/2006/relationships/theme" Target="theme/theme1.xml"/><Relationship Id="rId12" Type="http://schemas.openxmlformats.org/officeDocument/2006/relationships/footer" Target="footer5.xml"/><Relationship Id="rId11" Type="http://schemas.openxmlformats.org/officeDocument/2006/relationships/header" Target="header1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32</Pages>
  <Words>13460</Words>
  <Characters>17679</Characters>
  <TotalTime>1</TotalTime>
  <ScaleCrop>false</ScaleCrop>
  <LinksUpToDate>false</LinksUpToDate>
  <CharactersWithSpaces>18201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2023-03-09T06:08:00Z</dcterms:created>
  <dc:creator>Administrator</dc:creator>
  <cp:lastModifiedBy>Administrator</cp:lastModifiedBy>
  <cp:lastPrinted>2023-04-17T03:40:00Z</cp:lastPrinted>
  <dcterms:modified xsi:type="dcterms:W3CDTF">2024-05-16T01:20:21Z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2023-01-12T00:00:00Z</vt:filetime>
  </property>
  <property fmtid="{D5CDD505-2E9C-101B-9397-08002B2CF9AE}" pid="3" name="Creator">
    <vt:lpwstr>WPS 文字</vt:lpwstr>
  </property>
  <property fmtid="{D5CDD505-2E9C-101B-9397-08002B2CF9AE}" pid="4" name="LastSaved">
    <vt:filetime>2023-03-09T00:00:00Z</vt:filetime>
  </property>
  <property fmtid="{D5CDD505-2E9C-101B-9397-08002B2CF9AE}" pid="5" name="KSOProductBuildVer">
    <vt:lpwstr>2052-11.1.0.14309</vt:lpwstr>
  </property>
  <property fmtid="{D5CDD505-2E9C-101B-9397-08002B2CF9AE}" pid="6" name="ICV">
    <vt:lpwstr>67D58C4003194C6DAA08422650B679A3_13</vt:lpwstr>
  </property>
</Properties>
</file>